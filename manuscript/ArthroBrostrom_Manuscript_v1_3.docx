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BAA" w:rsidRPr="00E16BAA" w:rsidRDefault="00E16BAA" w:rsidP="004075B1">
      <w:pPr>
        <w:spacing w:line="240" w:lineRule="auto"/>
        <w:jc w:val="center"/>
        <w:rPr>
          <w:rFonts w:ascii="맑은 고딕" w:eastAsia="맑은 고딕" w:hAnsi="맑은 고딕" w:cstheme="majorBidi"/>
          <w:spacing w:val="5"/>
          <w:kern w:val="28"/>
          <w:sz w:val="32"/>
          <w:szCs w:val="52"/>
          <w:lang w:eastAsia="ko-KR"/>
        </w:rPr>
      </w:pPr>
      <w:r>
        <w:rPr>
          <w:rFonts w:ascii="맑은 고딕" w:eastAsia="맑은 고딕" w:hAnsi="맑은 고딕" w:cs="맑은 고딕" w:hint="eastAsia"/>
          <w:spacing w:val="5"/>
          <w:kern w:val="28"/>
          <w:sz w:val="32"/>
          <w:szCs w:val="52"/>
          <w:lang w:eastAsia="ko-KR"/>
        </w:rPr>
        <w:t>관절경적</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변형</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브로스트롬</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술식에서</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비골</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봉합나사</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위치에</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따른</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임상</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및</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방사선학적</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결과</w:t>
      </w:r>
    </w:p>
    <w:p w:rsidR="00E16BAA" w:rsidRPr="00E16BAA" w:rsidRDefault="00E16BAA" w:rsidP="00E16BAA">
      <w:pPr>
        <w:jc w:val="center"/>
        <w:rPr>
          <w:rFonts w:ascii="맑은 고딕" w:eastAsia="맑은 고딕" w:hAnsi="맑은 고딕"/>
          <w:lang w:eastAsia="ko-KR"/>
        </w:rPr>
      </w:pPr>
    </w:p>
    <w:p w:rsidR="00271AFC" w:rsidRPr="00E16BAA" w:rsidRDefault="00E16BAA" w:rsidP="00E16BAA">
      <w:pPr>
        <w:jc w:val="center"/>
        <w:rPr>
          <w:rFonts w:ascii="맑은 고딕" w:eastAsia="맑은 고딕" w:hAnsi="맑은 고딕"/>
          <w:color w:val="000000" w:themeColor="text1"/>
          <w:lang w:eastAsia="ko-KR"/>
        </w:rPr>
      </w:pPr>
      <w:r>
        <w:rPr>
          <w:rFonts w:ascii="맑은 고딕" w:eastAsia="맑은 고딕" w:hAnsi="맑은 고딕"/>
          <w:color w:val="000000" w:themeColor="text1"/>
          <w:lang w:eastAsia="ko-KR"/>
        </w:rPr>
        <w:t xml:space="preserve">이정현  서동욱  경민규  정비오</w:t>
      </w:r>
    </w:p>
    <w:p w:rsidR="00271AFC" w:rsidRPr="00E16BAA" w:rsidRDefault="00E16BAA" w:rsidP="00E16BAA">
      <w:pPr>
        <w:jc w:val="center"/>
        <w:rPr>
          <w:rFonts w:ascii="맑은 고딕" w:eastAsia="맑은 고딕" w:hAnsi="맑은 고딕"/>
          <w:color w:val="000000" w:themeColor="text1"/>
          <w:lang w:eastAsia="ko-KR"/>
        </w:rPr>
      </w:pPr>
      <w:r>
        <w:rPr>
          <w:rFonts w:ascii="맑은 고딕" w:eastAsia="맑은 고딕" w:hAnsi="맑은 고딕"/>
          <w:color w:val="000000" w:themeColor="text1"/>
          <w:lang w:eastAsia="ko-KR"/>
        </w:rPr>
        <w:t xml:space="preserve">경희대학교 의과대학 정형외과학교실</w:t>
        <w:br/>
      </w:r>
    </w:p>
    <w:p w:rsidR="00271AFC" w:rsidRPr="00E16BAA" w:rsidRDefault="00E16BAA" w:rsidP="00E16BAA">
      <w:pPr>
        <w:pStyle w:val="1"/>
        <w:pageBreakBefore/>
        <w:ind w:left="100"/>
        <w:rPr>
          <w:rFonts w:ascii="맑은 고딕" w:eastAsia="맑은 고딕" w:hAnsi="맑은 고딕"/>
          <w:lang w:eastAsia="ko-KR"/>
        </w:rPr>
      </w:pPr>
      <w:r>
        <w:rPr>
          <w:rFonts w:ascii="맑은 고딕" w:eastAsia="맑은 고딕" w:hAnsi="맑은 고딕"/>
          <w:lang w:eastAsia="ko-KR"/>
        </w:rPr>
        <w:t>초록</w:t>
      </w:r>
    </w:p>
    <w:p w:rsidR="00271AFC" w:rsidRPr="00E16BAA" w:rsidRDefault="00E16BAA">
      <w:pPr>
        <w:rPr>
          <w:rFonts w:ascii="맑은 고딕" w:eastAsia="맑은 고딕" w:hAnsi="맑은 고딕"/>
          <w:lang w:eastAsia="ko-KR"/>
        </w:rPr>
      </w:pPr>
      <w:r>
        <w:rPr>
          <w:rFonts w:ascii="맑은 고딕" w:eastAsia="맑은 고딕" w:hAnsi="맑은 고딕" w:hint="eastAsia"/>
          <w:b/>
          <w:lang w:eastAsia="ko-KR"/>
        </w:rPr>
        <w:t>서론</w:t>
      </w:r>
    </w:p>
    <w:p w:rsidR="00E16BAA" w:rsidRDefault="00E16BAA">
      <w:pPr>
        <w:rPr>
          <w:rFonts w:ascii="맑은 고딕" w:eastAsia="맑은 고딕" w:hAnsi="맑은 고딕"/>
          <w:lang w:eastAsia="ko-KR"/>
        </w:rPr>
      </w:pPr>
      <w:r>
        <w:rPr>
          <w:rFonts w:ascii="맑은 고딕" w:eastAsia="맑은 고딕" w:hAnsi="맑은 고딕" w:hint="eastAsia"/>
          <w:lang w:eastAsia="ko-KR"/>
        </w:rPr>
        <w:t>관절경적</w:t>
      </w:r>
      <w:r>
        <w:rPr>
          <w:rFonts w:ascii="맑은 고딕" w:eastAsia="맑은 고딕" w:hAnsi="맑은 고딕"/>
          <w:lang w:eastAsia="ko-KR"/>
        </w:rPr>
        <w:t xml:space="preserve"> 변형 브로스트롬 술식에서 전거비인대의 해부학적 부착부를 고려한 봉합나사 삽입이 중요하다고 알려져 있다. 본 연구에서는 3차원 컴퓨터단층촬영(CT)을 이용하여 비골 봉합나사의 위치를 해부학적, 준해부학적 및 비해부학적으로 분류하고, 이에 따른 임상적 및 방사선학적 결과를 비교하고자 하였다.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방법</w:t>
      </w:r>
    </w:p>
    <w:p w:rsidR="00E16BAA" w:rsidRDefault="00E16BAA">
      <w:pPr>
        <w:rPr>
          <w:rFonts w:ascii="맑은 고딕" w:eastAsia="맑은 고딕" w:hAnsi="맑은 고딕"/>
          <w:lang w:eastAsia="ko-KR"/>
        </w:rPr>
      </w:pPr>
      <w:commentRangeStart w:id="0"/>
      <w:r>
        <w:rPr>
          <w:rFonts w:ascii="맑은 고딕" w:eastAsia="맑은 고딕" w:hAnsi="맑은 고딕" w:hint="eastAsia"/>
          <w:lang w:eastAsia="ko-KR"/>
        </w:rPr>
        <w:t>관절경적</w:t>
      </w:r>
      <w:r>
        <w:rPr>
          <w:rFonts w:ascii="맑은 고딕" w:eastAsia="맑은 고딕" w:hAnsi="맑은 고딕"/>
          <w:lang w:eastAsia="ko-KR"/>
        </w:rPr>
        <w:t xml:space="preserve"> 변형 브로스트롬 술식을 시행하고 </w:t>
      </w:r>
      <w:del w:id="20001" w:author="Claude" w:date="2026-09-26T00:00:00Z">
        <w:r>
          <w:rPr>
            <w:rFonts w:ascii="맑은 고딕" w:eastAsia="맑은 고딕" w:hAnsi="맑은 고딕"/>
            <w:lang w:eastAsia="ko-KR"/>
          </w:rPr>
          <w:delText xml:space="preserve">2년 이상 추시한 81예를</w:delText>
        </w:r>
      </w:del>
      <w:ins w:id="20002" w:author="Claude" w:date="2026-09-26T00:00:00Z">
        <w:r>
          <w:rPr>
            <w:rFonts w:ascii="맑은 고딕" w:eastAsia="맑은 고딕" w:hAnsi="맑은 고딕"/>
            <w:lang w:eastAsia="ko-KR"/>
          </w:rPr>
          <w:t xml:space="preserve">2년 이상 추시한 80명 81예를</w:t>
        </w:r>
      </w:ins>
      <w:r>
        <w:rPr>
          <w:rFonts w:ascii="맑은 고딕" w:eastAsia="맑은 고딕" w:hAnsi="맑은 고딕"/>
          <w:lang w:eastAsia="ko-KR"/>
        </w:rPr>
        <w:t xml:space="preserve"> 대상으로 하였다. 봉합나사 중심에서 비골 은폐 결절(fibular obscure tubercle)까지의 거리를 비골 전방 결절(fibular anterior tubercle)과 비골 은폐 결절 사이 거리로 나눈 비율에 따라 25%미만 값을 해부학적군(29예), 25% 이상 50% 미만 값을 준해부학적군(35예), 50% 이상 값을 비해부학적군(17예)으로 분류하였다. 시각적 통증 척도(Visual Analogue Scale, VAS), Karlsson-Peterson(KP), AOFAS 점수 및 Tegner 활동점수는 수술 전과 최종 추시 시점을 비교하였고, FFI, FAOS, EQ-5D-5L 및 FAAM은 최종 추시 시점 값을 분석하였다. 방사선학적으로 거골경사각, 전방 전위 및 건측과의 차이를 평가하였다.</w:t>
      </w:r>
      <w:commentRangeEnd w:id="0"/>
      <w:r>
        <w:rPr>
          <w:rStyle w:val="CommentReference"/>
        </w:rPr>
        <w:commentReference w:id="0"/>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결과</w:t>
      </w:r>
    </w:p>
    <w:p w:rsidR="00E16BAA" w:rsidRDefault="00E16BAA">
      <w:pPr>
        <w:rPr>
          <w:rFonts w:ascii="맑은 고딕" w:eastAsia="맑은 고딕" w:hAnsi="맑은 고딕"/>
          <w:lang w:eastAsia="ko-KR"/>
        </w:rPr>
      </w:pPr>
      <w:commentRangeStart w:id="1"/>
      <w:r>
        <w:rPr>
          <w:rFonts w:ascii="맑은 고딕" w:eastAsia="맑은 고딕" w:hAnsi="맑은 고딕"/>
          <w:lang w:eastAsia="ko-KR"/>
        </w:rPr>
        <w:t xml:space="preserve">VAS는 4.37±1.32점에서 1.69±1.20점으로 감소하였고 (P&lt;.001), KP점수는 51.65±14.11점에서 93.84±8.62점, AOFAS 점수는 67.62±14.62점에서 96.44±5.74점으로 향상되었다 (P&lt;.001). Tegner 활동점수는 6.27±1.63점에서 6.56±1.43점으로 증가하였으며 (P=.005), 71</w:t>
      </w:r>
      <w:bookmarkStart w:id="0" w:name="_GoBack"/>
      <w:bookmarkEnd w:id="0"/>
      <w:r>
        <w:rPr>
          <w:rFonts w:ascii="맑은 고딕" w:eastAsia="맑은 고딕" w:hAnsi="맑은 고딕"/>
          <w:lang w:eastAsia="ko-KR"/>
        </w:rPr>
        <w:t xml:space="preserve">예 (87.7%)에서 유지 또는 향상되었다. VAS, KP, AOFAS 및 Tegner 활동점수의 수술 전후 </w:t>
      </w:r>
      <w:r>
        <w:rPr>
          <w:rFonts w:ascii="맑은 고딕" w:eastAsia="맑은 고딕" w:hAnsi="맑은 고딕" w:hint="eastAsia"/>
          <w:lang w:eastAsia="ko-KR"/>
        </w:rPr>
        <w:t>변화량도</w:t>
      </w:r>
      <w:r>
        <w:rPr>
          <w:rFonts w:ascii="맑은 고딕" w:eastAsia="맑은 고딕" w:hAnsi="맑은 고딕"/>
          <w:lang w:eastAsia="ko-KR"/>
        </w:rPr>
        <w:t xml:space="preserve"> 세 군 간 차이가 없었다 (P&gt;.05). </w:t>
      </w:r>
      <w:del w:id="20003" w:author="Claude" w:date="2026-09-26T00:00:00Z">
        <w:r>
          <w:rPr>
            <w:rFonts w:ascii="맑은 고딕" w:eastAsia="맑은 고딕" w:hAnsi="맑은 고딕"/>
            <w:lang w:eastAsia="ko-KR"/>
          </w:rPr>
          <w:delText xml:space="preserve">FFI는 준해부학적군에서 해부학적군보다 낮았으나 다중비교 보정 및 3차원 CT 분석에서는 유의하지 않았다.</w:delText>
        </w:r>
      </w:del>
      <w:ins w:id="20004" w:author="Claude" w:date="2026-09-26T00:00:00Z">
        <w:r>
          <w:rPr>
            <w:rFonts w:ascii="맑은 고딕" w:eastAsia="맑은 고딕" w:hAnsi="맑은 고딕"/>
            <w:lang w:eastAsia="ko-KR"/>
          </w:rPr>
          <w:t xml:space="preserve">FFI는 준해부학적군에서 가장 낮았으나(P=.041), 13개 최종 임상지표에 대한 다중비교 보정 후에는 유의하지 않았고(Holm P=.539) 연속형 위치비율과도 유의한 연관성이 없었다.</w:t>
        </w:r>
      </w:ins>
      <w:r>
        <w:rPr>
          <w:rFonts w:ascii="맑은 고딕" w:eastAsia="맑은 고딕" w:hAnsi="맑은 고딕"/>
          <w:lang w:eastAsia="ko-KR"/>
        </w:rPr>
        <w:t xml:space="preserve"> 최종 거골경사각, 전방 전위, 건측과의 차이 및 수술 전후 방사선학적 변화량도 세 군 간 차이가 없었다 (P&gt;.05). </w:t>
      </w:r>
      <w:commentRangeEnd w:id="1"/>
      <w:r>
        <w:rPr>
          <w:rStyle w:val="CommentReference"/>
        </w:rPr>
        <w:commentReference w:id="1"/>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결론</w:t>
      </w:r>
    </w:p>
    <w:p w:rsidR="00957DF1" w:rsidRDefault="00957DF1">
      <w:pPr>
        <w:rPr>
          <w:rFonts w:ascii="맑은 고딕" w:eastAsia="맑은 고딕" w:hAnsi="맑은 고딕"/>
          <w:lang w:eastAsia="ko-KR"/>
        </w:rPr>
      </w:pPr>
      <w:r>
        <w:rPr>
          <w:rFonts w:ascii="맑은 고딕" w:eastAsia="맑은 고딕" w:hAnsi="맑은 고딕" w:hint="eastAsia"/>
          <w:lang w:eastAsia="ko-KR"/>
        </w:rPr>
        <w:t>비골</w:t>
      </w:r>
      <w:r>
        <w:rPr>
          <w:rFonts w:ascii="맑은 고딕" w:eastAsia="맑은 고딕" w:hAnsi="맑은 고딕"/>
          <w:lang w:eastAsia="ko-KR"/>
        </w:rPr>
        <w:t xml:space="preserve"> 봉합나사 위치에 따른 임상적 및 방사선학적 결과의 유의한 차이는 확인되지 않았다. 전체 환자군에서 통증과 기능점수가 유의하게 호전되었으며, 활동 수준은 대부분 유지되거나 향상되었다.</w:t>
      </w:r>
    </w:p>
    <w:p w:rsidR="00957DF1" w:rsidRDefault="00957DF1">
      <w:pPr>
        <w:rPr>
          <w:rFonts w:ascii="맑은 고딕" w:eastAsia="맑은 고딕" w:hAnsi="맑은 고딕"/>
          <w:lang w:eastAsia="ko-KR"/>
        </w:rPr>
      </w:pP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 xml:space="preserve">색인단어 </w:t>
      </w:r>
      <w:r>
        <w:rPr>
          <w:rFonts w:ascii="맑은 고딕" w:eastAsia="맑은 고딕" w:hAnsi="맑은 고딕"/>
          <w:lang w:eastAsia="ko-KR"/>
        </w:rPr>
        <w:t xml:space="preserve"> </w:t>
      </w:r>
      <w:r>
        <w:rPr>
          <w:rFonts w:ascii="맑은 고딕" w:eastAsia="맑은 고딕" w:hAnsi="맑은 고딕" w:hint="eastAsia"/>
          <w:lang w:eastAsia="ko-KR"/>
        </w:rPr>
        <w:t>전거비인대</w:t>
      </w:r>
      <w:r>
        <w:rPr>
          <w:rFonts w:ascii="맑은 고딕" w:eastAsia="맑은 고딕" w:hAnsi="맑은 고딕"/>
          <w:lang w:eastAsia="ko-KR"/>
        </w:rPr>
        <w:t xml:space="preserve">, 만성 발목 불안정성, 관절경적 변형 브로스트롬 술식</w:t>
      </w:r>
    </w:p>
    <w:p w:rsidR="00271AFC" w:rsidRPr="00E16BAA" w:rsidRDefault="00E16BAA">
      <w:pPr>
        <w:pStyle w:val="1"/>
        <w:pageBreakBefore/>
        <w:rPr>
          <w:rFonts w:ascii="맑은 고딕" w:eastAsia="맑은 고딕" w:hAnsi="맑은 고딕"/>
          <w:lang w:eastAsia="ko-KR"/>
        </w:rPr>
      </w:pPr>
      <w:r>
        <w:rPr>
          <w:rFonts w:ascii="맑은 고딕" w:eastAsia="맑은 고딕" w:hAnsi="맑은 고딕"/>
          <w:lang w:eastAsia="ko-KR"/>
        </w:rPr>
        <w:t>서론</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만성 외측 발목 불안정성은 반복적인 염좌, 주관적인 휘청거림(giving way), 통증 및 활동 제한을 유발한다. 충분한 보존치료에도 증상이 지속되는 경우 인대의 상태와 동반 병변을 고려하여 수술적 치료를 시행한다.[1] 관절경적 변형 브로스트롬 술식은 전거비인대(anterior talofibular ligament, ATFL)를 봉합하여 외측 안정성을 회복하는 방법이다. 단독 관절경적 브로스트롬 술식의 중기 추시에서 임상점수의 개선이 보고되었으나,[2] 수술 후 전반적인 호전만으로 봉합나사 위치와 같은 개별 술기 요소의 영향을 판단하기는 어렵다.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해부학적 봉합을 위해서는 비골 부착부를 확인해야 하지만, 일반적인 관절경 시야에서 보이는 외과 원위 경계와 실제 ATFL 부착부는 일치하지 않을 수 있다.[3] Matsui 등은 비골 은폐 결절(fibular obscure tubercle, FOT)을 외측 인대 부착부의 골성 기준점으로 제시하였고,[4] 이를 이용한 위치 확인 및 초음파 보조 봉합 연구가 보고되었다.[5] 비해부학적 봉합의 일부 운동학적 차이를 보고한 사체 연구는 정확한 부착부 복원의 생역학적 근거를 제공한다.[6]</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Lee 등은 3차원 CT로 봉합나사 위치를 분류한 80명의 환자에서 높은 위치의 비해부학적 봉합군이 Foot and Ankle Outcome Score(FAOS), Karlsson-Peterson 점수 및 자세조절검사에서 상대적으로 불량한 결과를 보였다고 보고하였다. 그러나 수술 후 거골경사각과 전방 전위는 세 군 간 유의한 차이가 없었다.[7] Jeong 등의 연구에서도 수술 전 스트레스 방사선 소견에 따라 잔여 거골경사각은 달랐지만 임상점수의 차이는 유의하지 않았다.[8] 따라서 봉합나사 위치에 따른 임상적 회복과 기계적 이완성을 구분하고, 수술 전 상태를 고려하여 결과를 해석할 필요가 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본 연구에서는 관절경적 변형 브로스트롬 술식 후 3차원 CT로 측정한 비골 봉합나사 위치에 따라 최종 추시 임상점수, 수술 전후 변화량 및 스트레스 방사선 결과를 비교하고자 하였다. 또한 봉합나사 위치비율을 연속변수로 분석하여 수술 전 상태를 고려한 후에도 임상적 및 방사선학적 결과와 연관되는지 평가하고자 하였다.</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대상 및 방법</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연구 대상</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2018년 5월 29일부터 2024년 12월 31일까지 관절경적 변형 브로스트롬 술식을 시행받고 수술 후 CT 및 임상결과 평가가 가능하였던 80명(81예)을 대상으로 후향적 연구를 시행하였다. 연구기간 중 수술을 시행받은 92명(94예) 가운데 수술 후 CT가 없는 12예와 비골 봉합나사를 이용한 전거비인대 봉합술 없이 인대 열수축술 및 경비인대결합 고정술만 시행한 1예를 제외하였다. 최종 연구 대상에는 양측 발목을 수술받은 환자 1명이 포함되었다. 분석은 발목 단위로 시행하였으며, 양측 발목이 포함된 데 따른 영향을 확인하기 위해 한쪽 발목만 포함한 민감도 분석을 시행하였다(그림 1).</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 xml:space="preserve">[저자 확인 필요] 기관·IRB·동의 절차, 진단 및 포함·제외 기준, 연구기간과 최소 추시 기준을 입력한다.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수술 및 재활</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관절경적 변형 브로스트롬 술식과 함께 시행한 동반수술에는 미세골절술 8예와 경비인대결합 고정술 7예가 포함되었다. 동반수술은 수술기록에 해당 술식의 시행이 명시된 경우로 정의하였으며, 진단명에 동반 병변이 기재된 것만으로 동반수술을 시행한 것으로 분류하지 않았다.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 xml:space="preserve">[저자 확인 필요] 술자, 포털, 봉합나사 종류·개수, 봉합 및 하신전지대(inferior extensor retinaculum, IER) 보강 방법, 종비인대(calcaneofibular ligament, CFL) 처치와 재활 프로토콜을 입력한다.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CT 측정과 위치 분류</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수술 후 CT 영상을 영상저장전송체계(picture archiving and communication system, PACS)에서 3차원으로 재구성하여 비골 봉합나사의 위치를 측정하였다. 비골 은폐 결절(fibular obscure tubercle, FOT)을 골성 기준점으로 사용하였으며, 그 해부학적 근거는 Matsui 등의 연구를 참고하였다.[4] 봉합나사 중심에서 FOT까지의 거리를 비골 전방 결절(fibular anterior tubercle, FAT)과 FOT 사이 거리로 나누어 위치비율을 산출하였다. 위치비율이 25% 미만이면 해부학적군, 25% 이상 50% 미만이면 준해부학적군, 50% 이상이면 비해부학적군으로 분류하였다. 이는 Lee 등의 원위 1/4, 두 번째 1/4 및 근위 1/2 구획에 대응한다.[7] 정확히 25% 또는 50%에 해당하는 예는 없어 경계값의 포함 방식에 따른 군 구성의 차이는 없었다.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Lee 등은 시상면 영상에서 봉합나사 터널을 확인한 후 3차원 영상을 정측면(true lateral view)으로 회전시켜 봉합나사의 위치를 측정하였다.[7] 본 연구에서도 해당 골성 기준점을 이용한 위치비율을 적용하였다. 측정점과 영상 정렬 기준 및 측정 신뢰도는 아래 항목에 따라 명시한다.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[저자 확인 필요] CT 촬영·재구성 조건, 측정점·정렬 기준, 측정할 봉합나사 선택, 측정자·눈가림 및 반복측정 신뢰도를 입력한다.</w:t>
      </w:r>
    </w:p>
    <w:p w:rsidR="00271AFC" w:rsidRPr="00E16BAA" w:rsidRDefault="00E16BAA">
      <w:pPr>
        <w:pStyle w:val="21"/>
        <w:rPr>
          <w:rFonts w:ascii="맑은 고딕" w:eastAsia="맑은 고딕" w:hAnsi="맑은 고딕"/>
        </w:rPr>
      </w:pPr>
      <w:r>
        <w:rPr>
          <w:rFonts w:ascii="맑은 고딕" w:eastAsia="맑은 고딕" w:hAnsi="맑은 고딕"/>
        </w:rPr>
        <w:t xml:space="preserve">임상 결과</w:t>
      </w:r>
    </w:p>
    <w:p w:rsidR="00271AFC" w:rsidRPr="00E16BAA" w:rsidRDefault="00E16BAA">
      <w:pPr>
        <w:rPr>
          <w:rFonts w:ascii="맑은 고딕" w:eastAsia="맑은 고딕" w:hAnsi="맑은 고딕"/>
          <w:lang w:eastAsia="ko-KR"/>
        </w:rPr>
      </w:pPr>
      <w:r>
        <w:rPr>
          <w:rFonts w:ascii="맑은 고딕" w:eastAsia="맑은 고딕" w:hAnsi="맑은 고딕"/>
        </w:rPr>
        <w:t xml:space="preserve">임상결과는 Karlsson-Peterson(KP) 점수를 중심으로 평가하였다.[9] 시각적 통증 척도(Visual Analogue Scale, VAS), KP, American Orthopaedic Foot and Ankle Society(AOFAS) ankle-hindfoot 점수 및 Tegner 활동점수는 수술 전과 최종 추시 시점의 값을 비교하였다.[10,11] Foot Function Index(FFI), FAOS, EQ-5D-5L 및 Foot and Ankle Ability Measure(FAAM)는 최종 추시 시점의 값을 분석하였다.[12,13,14,15] FAAM은 일상생활과 스포츠 하위척도를 각각 분석하였다. </w:t>
      </w:r>
      <w:r>
        <w:rPr>
          <w:rFonts w:ascii="맑은 고딕" w:eastAsia="맑은 고딕" w:hAnsi="맑은 고딕"/>
          <w:lang w:eastAsia="ko-KR"/>
        </w:rPr>
        <w:t xml:space="preserve">FAOS는 통증, 증상, 일상생활, 스포츠·여가 및 삶의 질의 5개 하위척도를 각각 0–100점으로 평가하였으며, 점수가 높을수록 양호한 상태를 의미한다. FAOS의 통합 총점은 사용하지 않았으며, 81예 모두에서 5개 하위척도의 점수가 확보되었다.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임상점수의 변화량은 최종 추시 값에서 수술 전 값을 뺀 값으로 정의하였다. VAS의 음의 변화량과 AOFAS·KP·Tegner의 양의 변화량은 호전을 의미한다. Tegner 활동점수는 순서형 척도로 분석하였다. 수술 전 활동 수준의 평가 기준이 손상 전인지 수술 직전인지 확인이 필요하므로, 활동점수의 유지·향상 비율을 스포츠 복귀율로 해석하지 않았다.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 xml:space="preserve">[저자 확인 필요] 사용한 설문 버전, 문항별 채점과 결측 처리, AOFAS 진찰 항목 평가, 자료수집 방식 및 실제 최종 평가일을 확인한다.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EQ-5D-5L은 현재 자료에 기록된 5–11 범위의 정수값을 분석하였으며, 효용지수와 구분하여 5개 영역의 수준합으로 잠정 표시하였다. 사용된 산출 방식은 원설문 확인이 필요하다. FAOS의 문항수는 통증 9개, 증상 7개, 일상생활 17개, 스포츠·여가 5개 및 삶의 질 4개이며, 각 문항은 0–4점으로 평가한다.[15,16] 각 하위척도의 범위를 벗어난 값은 없었다. 다만 증상 1예와 일상생활 12예의 점수는 완전응답을 가정한 점수 간격과 일치하지 않아 원설문 및 응답 문항수의 확인 대상으로 분류하였다. 일상생활의 해당 값은 15문항 응답 시 산출될 수 있으므로 오류로 단정하지 않았으며, 주 분석에는 기록된 값을 사용하였다. 문항별 원자료가 없어 채점과 결측 문항 처리를 독립적으로 재계산하지는 못하였다.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스트레스 방사선과 좌우차</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수술 전후 환측의 거골경사각(talar tilt, TT)과 전방 전위(anterior translation, AT)를 측정하였다. 좌우차(side-to-side difference, SSD)는 동일 시점의 환측 측정값에서 건측 측정값을 뺀 값으로 정의하였으며, 음의 값도 그대로 분석하였다. 여기서 건측은 비교를 위한 반대측 발목을 의미하며, 반대측 수술력이 있는 경우 정상 대조측으로 간주하지 않았다. 수술 전후 환측 영상이 모두 있는 72예를 전후 비교에 포함하였다. 이 중 반대측 수술력 또는 양측 수술이 확인된 6예와 수술 후 건측 영상이 없는 1예를 제외한 65예에서 SSD를 분석하였다. 반대측 수술일과 영상 촬영일의 선후관계가 확인되기 전까지는 이 집단을 보수적으로 설정한 SSD 분석집단으로 사용하였다.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 xml:space="preserve">[저자 확인 필요] 스트레스 부하·장비·발목 자세·작도 기준과 영상일, 반복측정 신뢰도를 입력한다.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통계 분석</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연속형 자료는 평균±표준편차, 순서형 자료는 중앙값[사분위범위]를 함께 제시하고 범주형 자료는 예 수와 백분율로 요약하였다. 수술 전후 대응 비교에는 Wilcoxon 부호순위검정을, 세 군 비교에는 Kruskal–Wallis 검정을 사용하였다. 순위검정은 평균의 차이만을 검정하는 방법이 아니므로 표의 평균±표준편차는 기술통계로 해석하였다. 평균 변화량의 95% 신뢰구간은 대응 차이의 t 분포를 이용해 계산하였다. 임상지표의 천장효과 및 Tegner의 순서형 성격을 고려하여 유의성 판단은 비모수 검정에 두었다.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임상지표는 VAS, AOFAS, KP, Tegner, FFI, EQ-5D-5L 입력값, FAAM 2개 및 FAOS 5개 하위척도의 13개로 구성하고 하나의 검정군으로 묶어 Holm 보정을 적용하였다. KP를 중심 지표로 유지하되 모든 최종 임상지표의 보정값을 함께 제시하였다. 네 가지 임상 변화량 비교는 별도 검정군으로 보정하였다. KP·FFI 및 FAOS의 보조적 두 군 비교에는 Mann–Whitney U 검정과 지표별 세 쌍 비교에 대한 Holm 보정을 사용하였다. 평균차의 95% 신뢰구간은 Welch 방법으로 계산하였으며 순위검정 P값과는 검정 대상이 다르다. FAOS는 수술 전 값이 없어 변화량을 분석하지 않았다.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연속형 위치비율은 10%p 증가 단위로 분석하였다. 최종 KP를 종속변수로 하고 위치비율, 수술 전 KP, 연령, 성별, BMI 및 수술시기를 설명변수로 하는 탐색적 선형회귀모형을 적합하고 HC3 이분산 강건 표준오차와 잔차 자유도의 t 분포로 신뢰구간 및 P값을 산출하였다. 다른 전후 임상점수와 방사선 결과에는 각각의 기저값을 적용하였다. 수술 후에만 분석한 점수에는 기저점수를 넣지 않았다. 위치비율 추가 전후의 표본 내 R² 차이를 추가 설명력으로 제시하였다. 이는 검증된 예측성능을 의미하지 않는다. 실제 최종 평가일이 없어 추시기간을 공변량으로 넣지 않았으며, 수술시기 보정은 정확한 추시기간 보정을 대체하지 않는다.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회귀분석의 위치비율 효과도 13개 임상 결과 및 4개 방사선 결과를 각각 검정군으로 묶어 Holm 보정하였다. Spearman 상관분석으로 수술 전후 이완성 및 위치비율과 결과의 단조 연관성을 평가하였다. SSD 완전자료 71예를 모두 포함한 보조 분석도 시행하여 반대측 수술 기록에 따른 대상 선정의 영향을 확인하였다. 결측값은 대체하지 않고 분석별 완전사례를 이용하였다. 한 환자당 먼저 수술한 발목 또는 나중 수술한 발목만 포함하는 분석, 명시된 동반수술 제외 분석, 2025년 작도 완료 1예를 추가하는 분석을 민감도 분석으로 시행하였다. FAOS 채점 확인 대상 점수만 해당 하위척도에서 제외한 민감도 분석도 시행하였다. 이 분석의 회귀계수는 동일한 13개 임상지표 검정군에서 보정하였으며, 제외 기준이 사전에 확정된 분석으로 간주하지 않았다. 양측 유의수준은 0.05로 하였다. 분석은 Python의 NumPy 2.3.5, pandas 2.2.3, SciPy 1.17.0을 이용하였다. 본 분석계획은 자료 검토 후 구성한 탐색적 계획으로, 사전등록된 계획으로 기술하지 않았다.</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결과</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대상자 특성과 자료 완성도</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연구 대상은 80명(81예)이었으며, 해부학적군 29예(35.8%), 준해부학적군 35예(43.2%) 및 비해부학적군 17예(21.0%)로 구성되었다. 평균 연령은 31.19 ± 13.59세, 체질량지수는 24.77 ± 3.35 kg/m²였다. </w:t>
      </w:r>
      <w:del w:id="20005" w:author="Claude" w:date="2026-09-26T00:00:00Z">
        <w:r>
          <w:rPr>
            <w:rFonts w:ascii="맑은 고딕" w:eastAsia="맑은 고딕" w:hAnsi="맑은 고딕"/>
            <w:lang w:eastAsia="ko-KR"/>
          </w:rPr>
          <w:delText xml:space="preserve">발목 단위로 남성 26예, 여성 55예였으며</w:delText>
        </w:r>
      </w:del>
      <w:ins w:id="20006" w:author="Claude" w:date="2026-09-26T00:00:00Z">
        <w:r>
          <w:rPr>
            <w:rFonts w:ascii="맑은 고딕" w:eastAsia="맑은 고딕" w:hAnsi="맑은 고딕"/>
            <w:lang w:eastAsia="ko-KR"/>
          </w:rPr>
          <w:t xml:space="preserve">발목 단위로 남성 35예(43.2%), 여성 46예였으며(환자 단위 남성 35명, 여성 45명)</w:t>
        </w:r>
      </w:ins>
      <w:r>
        <w:rPr>
          <w:rFonts w:ascii="맑은 고딕" w:eastAsia="맑은 고딕" w:hAnsi="맑은 고딕"/>
          <w:lang w:eastAsia="ko-KR"/>
        </w:rPr>
        <w:t xml:space="preserve">, 우측 44예, 좌측 37예였다. 봉합나사 위치비율은 평균 38.37%였고 범위는 11.96–80.79%였다(표 1). 수술 전 VAS·KP·AOFAS·Tegner 활동점수와 최종 추시의 모든 임상지표는 81예에서 확보되었다. 수술 후 환측 스트레스 방사선 영상은 9예에서 확보되지 않았다.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의무기록상 마지막 외래 방문일을 기준으로 산출한 추시기간은 평균 24.22 ± 21.64개월, 중앙값 17.65개월이었다. 이 기준에 따른 추시기간은 11개월 이상 58예, 1년 이상 53예, 2년 이상 29예였다. 추가 설문의 평가일과 스트레스 방사선 촬영일은 별도로 확인이 필요하므로, 마지막 외래 방문일까지의 기간을 최종 임상평가 또는 방사선학적 추시기간으로 대체하지 않았다.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수술 전후 임상 결과</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전체 집단의 VAS는 4.37 ± 1.32점에서 1.69 ± 1.20점, AOFAS는 67.62 ± 14.62점에서 96.44 ± 5.74점, KP는 51.65 ± 14.11점에서 93.84 ± 8.62점으로 개선되었다(각 P&lt;0.001). KP의 평균 변화량은 42.19점(95% 신뢰구간 39.24–45.13)이었다. Tegner 활동점수는 평균 6.27 ± 1.63점에서 6.56 ± 1.43점으로 증가하였고(P=0.005), 전후 중앙값은 모두 7점이었다. 활동점수는 26예에서 증가, 45예에서 동일, 10예에서 감소하여 71예(87.7%)에서 유지 또는 향상되었다(표 2).</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위치군별 임상 결과</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KP는 해부학적군 91.17 ± 10.72점, 준해부학적군 95.46 ± 5.46점, 비해부학적군 95.06 ± 9.34점이었으며 군 간 차이는 유의하지 않았다(P=0.335). VAS, AOFAS, Tegner, EQ-5D-5L 입력값과 두 FAAM 하위척도에서도 보정 전 군 간 차이가 유의하지 않았다. FFI는 준해부학적군에서 가장 낮았으나, 전체 13개 최종 임상지표에 대한 Holm 보정 후 유의하지 않았다(P=0.041, 보정 P=0.539; 표 3A).</w:t>
      </w:r>
    </w:p>
    <w:p w:rsidR="00271AFC" w:rsidRPr="00E16BAA" w:rsidRDefault="00E16BAA">
      <w:pPr>
        <w:rPr>
          <w:rFonts w:ascii="맑은 고딕" w:eastAsia="맑은 고딕" w:hAnsi="맑은 고딕"/>
          <w:lang w:eastAsia="ko-KR"/>
        </w:rPr>
      </w:pPr>
      <w:commentRangeStart w:id="3"/>
      <w:r>
        <w:rPr>
          <w:rFonts w:ascii="맑은 고딕" w:eastAsia="맑은 고딕" w:hAnsi="맑은 고딕"/>
          <w:lang w:eastAsia="ko-KR"/>
        </w:rPr>
        <w:t xml:space="preserve">FAOS 81예의 전체 평균은 통증 97.36 ± 5.54점, 증상 96.83 ± 5.07점, 일상생활 98.45 ± 2.92점, 스포츠·여가 93.64 ± 9.62점, 삶의 질 92.82 ± 11.14점이었다. 세 군 비교의 P값은 각각 0.140, 0.494, 0.681, 0.382, 0.221이었고 13개 임상지표에 대한 Holm 보정값은 모두 1.000이었다(표 3B). 지표별 세 쌍 비교의 Holm 보정 후에도 유의한 차이는 없었다(표 8). 통증의 준해부학적군–해부학적군 순위검정은 보정 전 P=0.042였으나 지표 내 세 쌍 비교의 Holm 보정 후 P=0.125였다.</w:t>
      </w:r>
      <w:commentRangeEnd w:id="3"/>
      <w:r>
        <w:rPr>
          <w:rStyle w:val="CommentReference"/>
        </w:rPr>
        <w:commentReference w:id="3"/>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VAS, AOFAS, KP 및 Tegner의 전후 변화량 비교에서도 군 간 차이가 유의하지 않았다(각 P=0.190, 0.241, 0.987, 0.469; 표 4). KP의 비해부학적군</w:t>
      </w:r>
      <w:r>
        <w:rPr>
          <w:rFonts w:ascii="바탕" w:eastAsia="바탕" w:hAnsi="바탕" w:cs="바탕" w:hint="eastAsia"/>
          <w:lang w:eastAsia="ko-KR"/>
        </w:rPr>
        <w:t>−</w:t>
      </w:r>
      <w:r>
        <w:rPr>
          <w:rFonts w:ascii="맑은 고딕" w:eastAsia="맑은 고딕" w:hAnsi="맑은 고딕"/>
          <w:lang w:eastAsia="ko-KR"/>
        </w:rPr>
        <w:t xml:space="preserve">해부학적군 평균차는 3.89점(95% 신뢰구간 </w:t>
      </w:r>
      <w:r>
        <w:rPr>
          <w:rFonts w:ascii="바탕" w:eastAsia="바탕" w:hAnsi="바탕" w:cs="바탕" w:hint="eastAsia"/>
          <w:lang w:eastAsia="ko-KR"/>
        </w:rPr>
        <w:t>−</w:t>
      </w:r>
      <w:r>
        <w:rPr>
          <w:rFonts w:ascii="맑은 고딕" w:eastAsia="맑은 고딕" w:hAnsi="맑은 고딕"/>
          <w:lang w:eastAsia="ko-KR"/>
        </w:rPr>
        <w:t>2.22</w:t>
      </w:r>
      <w:r>
        <w:rPr>
          <w:rFonts w:ascii="맑은 고딕" w:eastAsia="맑은 고딕" w:hAnsi="맑은 고딕" w:cs="맑은 고딕" w:hint="eastAsia"/>
          <w:lang w:eastAsia="ko-KR"/>
        </w:rPr>
        <w:t>–</w:t>
      </w:r>
      <w:r>
        <w:rPr>
          <w:rFonts w:ascii="맑은 고딕" w:eastAsia="맑은 고딕" w:hAnsi="맑은 고딕"/>
          <w:lang w:eastAsia="ko-KR"/>
        </w:rPr>
        <w:t>9.99)이었다. FFI의 준해부학적군</w:t>
      </w:r>
      <w:r>
        <w:rPr>
          <w:rFonts w:ascii="바탕" w:eastAsia="바탕" w:hAnsi="바탕" w:cs="바탕" w:hint="eastAsia"/>
          <w:lang w:eastAsia="ko-KR"/>
        </w:rPr>
        <w:t>−</w:t>
      </w:r>
      <w:r>
        <w:rPr>
          <w:rFonts w:ascii="맑은 고딕" w:eastAsia="맑은 고딕" w:hAnsi="맑은 고딕"/>
          <w:lang w:eastAsia="ko-KR"/>
        </w:rPr>
        <w:t xml:space="preserve">해부학적군 비교는 지표 내 세 비교만 보정하면 순위검정 P=0.032였으나, 13개 최종 임상지표 전체의 군 간 검정 보정에서는 유의성이 유지되지 않았다. 따라서 이를 확증적인 준해부학적 위치의 우월성으로 해석하지 않았다(표 7).</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KP의 회귀모형에서 위치비율 10%p 증가에 대한 회귀계수는 0.50점(95% 신뢰구간 </w:t>
      </w:r>
      <w:r>
        <w:rPr>
          <w:rFonts w:ascii="바탕" w:eastAsia="바탕" w:hAnsi="바탕" w:cs="바탕" w:hint="eastAsia"/>
          <w:lang w:eastAsia="ko-KR"/>
        </w:rPr>
        <w:t>−</w:t>
      </w:r>
      <w:r>
        <w:rPr>
          <w:rFonts w:ascii="맑은 고딕" w:eastAsia="맑은 고딕" w:hAnsi="맑은 고딕"/>
          <w:lang w:eastAsia="ko-KR"/>
        </w:rPr>
        <w:t>0.93</w:t>
      </w:r>
      <w:r>
        <w:rPr>
          <w:rFonts w:ascii="맑은 고딕" w:eastAsia="맑은 고딕" w:hAnsi="맑은 고딕" w:cs="맑은 고딕" w:hint="eastAsia"/>
          <w:lang w:eastAsia="ko-KR"/>
        </w:rPr>
        <w:t>–</w:t>
      </w:r>
      <w:r>
        <w:rPr>
          <w:rFonts w:ascii="맑은 고딕" w:eastAsia="맑은 고딕" w:hAnsi="맑은 고딕"/>
          <w:lang w:eastAsia="ko-KR"/>
        </w:rPr>
        <w:t xml:space="preserve">1.94, P=0.486)이었다. 위치비율 추가에 따른 R² 증가는 0.87%p였다. 수술 전 KP는 최종 KP와 양의 연관성을 보였다(</w:t>
      </w:r>
      <w:r>
        <w:rPr>
          <w:rFonts w:ascii="맑은 고딕" w:eastAsia="맑은 고딕" w:hAnsi="맑은 고딕"/>
        </w:rPr>
        <w:t>β</w:t>
      </w:r>
      <w:r>
        <w:rPr>
          <w:rFonts w:ascii="맑은 고딕" w:eastAsia="맑은 고딕" w:hAnsi="맑은 고딕"/>
          <w:lang w:eastAsia="ko-KR"/>
        </w:rPr>
        <w:t xml:space="preserve">=0.23, 95% 신뢰구간 0.07–0.40, P=0.007). 이 결과는 위치비율의 유의한 선형 연관성이 확인되지 않았음을 뜻하며, 임상적으로 허용 가능한 차이를 정한 동등성 검정 결과는 아니다(표 6A).</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연령·성별·BMI·수술시기를 보정한 FAOS 모형에서 위치비율 10%p당 회귀계수는 통증 -0.553점, 증상 0.005점, 일상생활 -0.049점, 스포츠·여가 0.671점, 삶의 질 -0.003점이었다. 모든 95% 신뢰구간이 0을 포함하였고, 보정 전 P값은 0.307–0.997이었다(표 6A). FAOS에는 수술 전 점수가 없어 기저 FAOS를 보정하지 않았다.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방사선학적 결과</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전후 영상이 있는 72예에서 환측 TT는 9.33 ± 4.56°에서 6.51 ± 3.62°로, AT는 6.01 ± 1.91 mm에서 4.94 ± 1.37 mm로 감소하였다(각 P&lt;0.001). 세 군의 수술 후 TT와 AT 차이는 유의하지 않았다(각 P=0.642, 0.168). 보수적으로 구성한 65예의 SSD 집단에서도 수술 후 TT SSD 및 AT SSD의 군 간 차이는 유의하지 않았다(각 P=0.177, 0.402; 표 5).</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수술 전 환측 TT는 수술 후 TT와 강한 양의 순위상관을 보였다(</w:t>
      </w:r>
      <w:r>
        <w:rPr>
          <w:rFonts w:ascii="맑은 고딕" w:eastAsia="맑은 고딕" w:hAnsi="맑은 고딕"/>
        </w:rPr>
        <w:t>ρ</w:t>
      </w:r>
      <w:r>
        <w:rPr>
          <w:rFonts w:ascii="맑은 고딕" w:eastAsia="맑은 고딕" w:hAnsi="맑은 고딕"/>
          <w:lang w:eastAsia="ko-KR"/>
        </w:rPr>
        <w:t xml:space="preserve">=0.719, P&lt;0.001). 회귀모형에서도 수술 전 TT 1° 증가에 따른 수술 후 TT의 회귀계수는 0.61°(95% 신뢰구간 0.49–0.73, P&lt;0.001)였다. 위치비율 10%p 증가에 대한 수술 후 TT의 회귀계수는 0.31°(95% 신뢰구간 0.002–0.610, 보정 전 P=0.049)로 약한 연관성을 보였으나, 네 가지 방사선 회귀결과를 보정한 P값은 0.194였다. 위치비율의 R² 증가는 1.55%p였다. TT SSD 모형에서는 위치비율의 유의한 연관성이 없었다(</w:t>
      </w:r>
      <w:r>
        <w:rPr>
          <w:rFonts w:ascii="맑은 고딕" w:eastAsia="맑은 고딕" w:hAnsi="맑은 고딕"/>
        </w:rPr>
        <w:t>β</w:t>
      </w:r>
      <w:r>
        <w:rPr>
          <w:rFonts w:ascii="맑은 고딕" w:eastAsia="맑은 고딕" w:hAnsi="맑은 고딕"/>
          <w:lang w:eastAsia="ko-KR"/>
        </w:rPr>
        <w:t xml:space="preserve">=0.12°, 95% 신뢰구간 </w:t>
      </w:r>
      <w:r>
        <w:rPr>
          <w:rFonts w:ascii="바탕" w:eastAsia="바탕" w:hAnsi="바탕" w:cs="바탕" w:hint="eastAsia"/>
          <w:lang w:eastAsia="ko-KR"/>
        </w:rPr>
        <w:t>−</w:t>
      </w:r>
      <w:r>
        <w:rPr>
          <w:rFonts w:ascii="맑은 고딕" w:eastAsia="맑은 고딕" w:hAnsi="맑은 고딕"/>
          <w:lang w:eastAsia="ko-KR"/>
        </w:rPr>
        <w:t>0.37</w:t>
      </w:r>
      <w:r>
        <w:rPr>
          <w:rFonts w:ascii="맑은 고딕" w:eastAsia="맑은 고딕" w:hAnsi="맑은 고딕" w:cs="맑은 고딕" w:hint="eastAsia"/>
          <w:lang w:eastAsia="ko-KR"/>
        </w:rPr>
        <w:t>–</w:t>
      </w:r>
      <w:r>
        <w:rPr>
          <w:rFonts w:ascii="맑은 고딕" w:eastAsia="맑은 고딕" w:hAnsi="맑은 고딕"/>
          <w:lang w:eastAsia="ko-KR"/>
        </w:rPr>
        <w:t>0.61, P=0.626; 표 6B).</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민감도 분석과 추가 탐색</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양측 수술 환자의 먼저 수술한 발목 또는 나중 수술한 발목만 포함한 두 분석에서 최종 KP의 군 간 P값은 각각 0.326과 0.426이었다. 수술명에 경비인대결합 고정술이 명시된 7예 또는 미세골절술이 명시된 8예를 제외한 분석에서도 최종 KP의 군 간 차이는 유의하지 않았다(각 P=0.483, 0.369). 기존 연구기간 밖의 2025년 작도 완료 1예를 추가한 82예 분석에서도 최종 KP와 FFI의 군 간 차이는 유의하지 않았다(각 P=0.391, 0.073).</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양측 수술 환자에서 한쪽 발목만 포함하거나 경비인대결합 고정술 또는 미세골절술 시행 예를 제외한 분석에서도 FAOS의 세 군 차이는 유의하지 않았다. 확인 대상 점수를 제외하면 증상은 80예에서 P=0.619, 일상생활은 69예에서 P=0.266이었다. 다만 일상생활 제외 분석의 연속형 위치비율 계수는 -0.196점/10%p(95% 신뢰구간 -0.378–-0.013, 보정 전 P=0.036)였고, 동일한 13개 임상지표의 Holm 보정 후 </w:t>
      </w:r>
      <w:del w:id="20007" w:author="Claude" w:date="2026-09-26T00:00:00Z">
        <w:r>
          <w:rPr>
            <w:rFonts w:ascii="맑은 고딕" w:eastAsia="맑은 고딕" w:hAnsi="맑은 고딕"/>
            <w:lang w:eastAsia="ko-KR"/>
          </w:rPr>
          <w:delText xml:space="preserve">P=0.465이었다</w:delText>
        </w:r>
      </w:del>
      <w:ins w:id="20008" w:author="Claude" w:date="2026-09-26T00:00:00Z">
        <w:r>
          <w:rPr>
            <w:rFonts w:ascii="맑은 고딕" w:eastAsia="맑은 고딕" w:hAnsi="맑은 고딕"/>
            <w:lang w:eastAsia="ko-KR"/>
          </w:rPr>
          <w:t xml:space="preserve">P=0.465였다</w:t>
        </w:r>
      </w:ins>
      <w:r>
        <w:rPr>
          <w:rFonts w:ascii="맑은 고딕" w:eastAsia="맑은 고딕" w:hAnsi="맑은 고딕"/>
          <w:lang w:eastAsia="ko-KR"/>
        </w:rPr>
        <w:t xml:space="preserve">. 이는 선택된 표본에서의 탐색 결과로, 위치 효과의 확증적 근거로 해석하지 않았다.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Beighton 점수와 최종 KP의 단순상관은 유의하지 않았으며(</w:t>
      </w:r>
      <w:r>
        <w:rPr>
          <w:rFonts w:ascii="맑은 고딕" w:eastAsia="맑은 고딕" w:hAnsi="맑은 고딕"/>
        </w:rPr>
        <w:t>ρ</w:t>
      </w:r>
      <w:r>
        <w:rPr>
          <w:rFonts w:ascii="맑은 고딕" w:eastAsia="맑은 고딕" w:hAnsi="맑은 고딕"/>
          <w:lang w:eastAsia="ko-KR"/>
        </w:rPr>
        <w:t>=</w:t>
      </w:r>
      <w:r>
        <w:rPr>
          <w:rFonts w:ascii="바탕" w:eastAsia="바탕" w:hAnsi="바탕" w:cs="바탕" w:hint="eastAsia"/>
          <w:lang w:eastAsia="ko-KR"/>
        </w:rPr>
        <w:t>−</w:t>
      </w:r>
      <w:r>
        <w:rPr>
          <w:rFonts w:ascii="맑은 고딕" w:eastAsia="맑은 고딕" w:hAnsi="맑은 고딕"/>
          <w:lang w:eastAsia="ko-KR"/>
        </w:rPr>
        <w:t xml:space="preserve">0.057, P=0.614), 이를 추가한 KP 모형에서도 위치비율의 연관성은 유의하지 않았다(P=0.476). AOFAS는 52예(64.2%), KP는 </w:t>
      </w:r>
      <w:del w:id="20009" w:author="Claude" w:date="2026-09-26T00:00:00Z">
        <w:r>
          <w:rPr>
            <w:rFonts w:ascii="맑은 고딕" w:eastAsia="맑은 고딕" w:hAnsi="맑은 고딕"/>
            <w:lang w:eastAsia="ko-KR"/>
          </w:rPr>
          <w:delText xml:space="preserve">36예(44.4%)이 최댓값</w:delText>
        </w:r>
      </w:del>
      <w:ins w:id="20010" w:author="Claude" w:date="2026-09-26T00:00:00Z">
        <w:r>
          <w:rPr>
            <w:rFonts w:ascii="맑은 고딕" w:eastAsia="맑은 고딕" w:hAnsi="맑은 고딕"/>
            <w:lang w:eastAsia="ko-KR"/>
          </w:rPr>
          <w:t xml:space="preserve">36예(44.4%)가 최댓값</w:t>
        </w:r>
      </w:ins>
      <w:r>
        <w:rPr>
          <w:rFonts w:ascii="맑은 고딕" w:eastAsia="맑은 고딕" w:hAnsi="맑은 고딕"/>
          <w:lang w:eastAsia="ko-KR"/>
        </w:rPr>
        <w:t xml:space="preserve"> 100점이어서 천장효과가 관찰되었다. Beighton을 포함한 추가 탐색은 탐색적 분석으로 해석하였다.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SSD 완전자료 71예를 모두 포함하면 위치비율과 최종 TT SSD의 Spearman 상관은 </w:t>
      </w:r>
      <w:r>
        <w:rPr>
          <w:rFonts w:ascii="맑은 고딕" w:eastAsia="맑은 고딕" w:hAnsi="맑은 고딕"/>
        </w:rPr>
        <w:t>ρ</w:t>
      </w:r>
      <w:r>
        <w:rPr>
          <w:rFonts w:ascii="맑은 고딕" w:eastAsia="맑은 고딕" w:hAnsi="맑은 고딕"/>
          <w:lang w:eastAsia="ko-KR"/>
        </w:rPr>
        <w:t>=</w:t>
      </w:r>
      <w:r>
        <w:rPr>
          <w:rFonts w:ascii="바탕" w:eastAsia="바탕" w:hAnsi="바탕" w:cs="바탕" w:hint="eastAsia"/>
          <w:lang w:eastAsia="ko-KR"/>
        </w:rPr>
        <w:t>−</w:t>
      </w:r>
      <w:r>
        <w:rPr>
          <w:rFonts w:ascii="맑은 고딕" w:eastAsia="맑은 고딕" w:hAnsi="맑은 고딕"/>
          <w:lang w:eastAsia="ko-KR"/>
        </w:rPr>
        <w:t xml:space="preserve">0.254, 보정 전 P=0.032였다. 반대측 수술 기록이 있는 6예를 제외한 65예에서는 </w:t>
      </w:r>
      <w:r>
        <w:rPr>
          <w:rFonts w:ascii="맑은 고딕" w:eastAsia="맑은 고딕" w:hAnsi="맑은 고딕"/>
        </w:rPr>
        <w:t>ρ</w:t>
      </w:r>
      <w:r>
        <w:rPr>
          <w:rFonts w:ascii="맑은 고딕" w:eastAsia="맑은 고딕" w:hAnsi="맑은 고딕"/>
          <w:lang w:eastAsia="ko-KR"/>
        </w:rPr>
        <w:t>=</w:t>
      </w:r>
      <w:r>
        <w:rPr>
          <w:rFonts w:ascii="바탕" w:eastAsia="바탕" w:hAnsi="바탕" w:cs="바탕" w:hint="eastAsia"/>
          <w:lang w:eastAsia="ko-KR"/>
        </w:rPr>
        <w:t>−</w:t>
      </w:r>
      <w:r>
        <w:rPr>
          <w:rFonts w:ascii="맑은 고딕" w:eastAsia="맑은 고딕" w:hAnsi="맑은 고딕"/>
          <w:lang w:eastAsia="ko-KR"/>
        </w:rPr>
        <w:t xml:space="preserve">0.227, P=0.069였고, 기저값을 고려한 65예 회귀모형에서는 위치비율 P=0.626이었다. </w:t>
      </w:r>
      <w:del w:id="20011" w:author="Claude" w:date="2026-09-26T00:00:00Z">
        <w:r>
          <w:rPr>
            <w:rFonts w:ascii="맑은 고딕" w:eastAsia="맑은 고딕" w:hAnsi="맑은 고딕"/>
            <w:lang w:eastAsia="ko-KR"/>
          </w:rPr>
          <w:delText xml:space="preserve">이는 분석집단과 기저 상태를 고려한 해석의 필요성을 보여주며, 71예에서 관찰된 상관을 선택적으로 누락하거나 인과적 위치 효과로 해석하지 않았다.</w:delText>
        </w:r>
      </w:del>
      <w:ins w:id="20012" w:author="Claude" w:date="2026-09-26T00:00:00Z">
        <w:r>
          <w:rPr>
            <w:rFonts w:ascii="맑은 고딕" w:eastAsia="맑은 고딕" w:hAnsi="맑은 고딕"/>
            <w:lang w:eastAsia="ko-KR"/>
          </w:rPr>
          <w:t xml:space="preserve">이는 분석집단과 기저 상태에 따라 결과가 달라질 수 있음을 보여준다.</w:t>
        </w:r>
      </w:ins>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FAOS 만점 비율은 통증 50/81예(61.7%), 증상 50/81예(61.7%), 일상생활 56/81예(69.1%), 스포츠·여가 43/81예(53.1%), 삶의 질 47/81예(58.0%)였다. Beighton과 FAOS 각 하위척도의 탐색적 단순상관 역시 유의하지 않았다(</w:t>
      </w:r>
      <w:r>
        <w:rPr>
          <w:rFonts w:ascii="맑은 고딕" w:eastAsia="맑은 고딕" w:hAnsi="맑은 고딕"/>
        </w:rPr>
        <w:t>ρ</w:t>
      </w:r>
      <w:r>
        <w:rPr>
          <w:rFonts w:ascii="맑은 고딕" w:eastAsia="맑은 고딕" w:hAnsi="맑은 고딕"/>
          <w:lang w:eastAsia="ko-KR"/>
        </w:rPr>
        <w:t>=-0.030–0.102, 보정 전 P=0.365–0.898).</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고찰</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본 연구의 주요 소견은 3차원 CT로 분류한 비골 봉합나사 위치에 따라 최종 KP와 FAOS를 포함한 임상결과에서 일관된 차이가 확인되지 않았다는 것이다. VAS, AOFAS, KP 및 Tegner의 수술 전후 변화량도 군 간 유의한 차이가 없었다. 위치비율을 연속변수로 다루고 수술 전 상태를 고려한 분석에서도 최종 KP와 유의한 연관성은 없었다. 반면 수술 전 TT는 잔여 TT와 뚜렷하게 연관되었다. </w:t>
      </w:r>
      <w:del w:id="20013" w:author="Claude" w:date="2026-09-26T12:00:00Z">
        <w:r>
          <w:rPr>
            <w:rFonts w:ascii="맑은 고딕" w:eastAsia="맑은 고딕" w:hAnsi="맑은 고딕"/>
            <w:lang w:eastAsia="ko-KR"/>
          </w:rPr>
          <w:delText xml:space="preserve">이 결과는 봉합 위치의 단순 군 비교에 임상점수의 분포와 기저 이완성을 함께 고려할 필요가 있음을 보여준다.</w:delText>
        </w:r>
      </w:del>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Lee 연구와의 비교</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Lee 등의 80명 연구에서 해부학적·준해부학적·비해부학적군은 24·42·14명(30.0%·52.5%·17.5%)이었고 평균 추시는 27.4개월이었다. 본 연구의 분포는 29·35·17예(35.8%·43.2%·21.0%)</w:t>
      </w:r>
      <w:del w:id="20014" w:author="Claude" w:date="2026-09-26T12:00:00Z">
        <w:r>
          <w:rPr>
            <w:rFonts w:ascii="맑은 고딕" w:eastAsia="맑은 고딕" w:hAnsi="맑은 고딕"/>
            <w:lang w:eastAsia="ko-KR"/>
          </w:rPr>
          <w:delText xml:space="preserve">로, 두 연구 모두 준해부학적군이 가장 컸다.</w:delText>
        </w:r>
      </w:del>
      <w:ins w:id="20015" w:author="Claude" w:date="2026-09-26T12:00:00Z">
        <w:r>
          <w:rPr>
            <w:rFonts w:ascii="맑은 고딕" w:eastAsia="맑은 고딕" w:hAnsi="맑은 고딕"/>
            <w:lang w:eastAsia="ko-KR"/>
          </w:rPr>
          <w:t xml:space="preserve">로 비슷하였다.</w:t>
        </w:r>
      </w:ins>
      <w:r>
        <w:rPr>
          <w:rFonts w:ascii="맑은 고딕" w:eastAsia="맑은 고딕" w:hAnsi="맑은 고딕"/>
          <w:lang w:eastAsia="ko-KR"/>
        </w:rPr>
        <w:t xml:space="preserve"> Lee 연구의 최종 Karlsson 점수는 각각 76.25 ± 25.21점, 66.98 ± 26.75점, 45.36 ± 27.36점이었으며 비해부학적군에서 불량하였다.[7] 본 연구에서는 비해부학적군 KP가 95.06 ± 9.34점이었고, FAOS의 5개 하위척도에서도 비해부학적군의 일관된 열등성이 확인되지 않았다. 다만 두 연구 모두 수술 후 TT와 AT의 단순 군 간 차이는 유의하지 않았다.</w:t>
      </w:r>
      <w:del w:id="20016" w:author="Claude" w:date="2026-09-26T12:00:00Z">
        <w:r>
          <w:rPr>
            <w:rFonts w:ascii="맑은 고딕" w:eastAsia="맑은 고딕" w:hAnsi="맑은 고딕"/>
            <w:lang w:eastAsia="ko-KR"/>
          </w:rPr>
          <w:delText xml:space="preserve"> 따라서 임상점수 결과는 달랐지만 스트레스 방사선 결과는 일부 부합하였다.</w:delText>
        </w:r>
      </w:del>
    </w:p>
    <w:p w:rsidR="00271AFC" w:rsidRPr="00E16BAA" w:rsidRDefault="00E16BAA">
      <w:pPr>
        <w:rPr>
          <w:rFonts w:ascii="맑은 고딕" w:eastAsia="맑은 고딕" w:hAnsi="맑은 고딕"/>
          <w:lang w:eastAsia="ko-KR"/>
        </w:rPr>
      </w:pPr>
      <w:del w:id="20017" w:author="Claude" w:date="2026-09-26T12:00:00Z">
        <w:r>
          <w:rPr>
            <w:rFonts w:ascii="맑은 고딕" w:eastAsia="맑은 고딕" w:hAnsi="맑은 고딕"/>
            <w:lang w:eastAsia="ko-KR"/>
          </w:rPr>
          <w:delText xml:space="preserve">이 차이를 봉합나사 위치 효과가 없다는 증거로 단순화할 수는 없다. </w:delText>
        </w:r>
      </w:del>
      <w:r>
        <w:rPr>
          <w:rFonts w:ascii="맑은 고딕" w:eastAsia="맑은 고딕" w:hAnsi="맑은 고딕"/>
          <w:lang w:eastAsia="ko-KR"/>
        </w:rPr>
        <w:t xml:space="preserve">본 연구는 최종 점수가 높고 분산이 작아 군 간 차이를 구분할 수 있는 범위가 좁았다.</w:t>
      </w:r>
      <w:del w:id="20018" w:author="Claude" w:date="2026-09-26T12:00:00Z">
        <w:r>
          <w:rPr>
            <w:rFonts w:ascii="맑은 고딕" w:eastAsia="맑은 고딕" w:hAnsi="맑은 고딕"/>
            <w:lang w:eastAsia="ko-KR"/>
          </w:rPr>
          <w:delText xml:space="preserve"> KP의 44.4%, FAOS 각 하위척도의 53.1–69.1%가 만점이었다.</w:delText>
        </w:r>
      </w:del>
      <w:r>
        <w:rPr>
          <w:rFonts w:ascii="맑은 고딕" w:eastAsia="맑은 고딕" w:hAnsi="맑은 고딕"/>
          <w:lang w:eastAsia="ko-KR"/>
        </w:rPr>
        <w:t xml:space="preserve"> 또한 Lee 등의 단일 무매듭 봉합나사 술식과 본 코호트의 실제 봉합 구성, IER 보강, 잔존 인대, 동반 병변 및 평가 시점이 다를 수 있다. </w:t>
      </w:r>
      <w:del w:id="20019" w:author="Claude" w:date="2026-09-26T12:00:00Z">
        <w:r>
          <w:rPr>
            <w:rFonts w:ascii="맑은 고딕" w:eastAsia="맑은 고딕" w:hAnsi="맑은 고딕"/>
            <w:lang w:eastAsia="ko-KR"/>
          </w:rPr>
          <w:delText xml:space="preserve">현재 자료만으로 어느 요인이 연구 간 차이를 설명하는지 분리할 수 없다. 특히 정확한 평가일과 설문 채점의 확인 없이 추시기간이나 술식의 차이를 원인으로 단정해서는 안 된다.</w:delText>
        </w:r>
      </w:del>
      <w:ins w:id="20020" w:author="Claude" w:date="2026-09-26T12:00:00Z">
        <w:r>
          <w:rPr>
            <w:rFonts w:ascii="맑은 고딕" w:eastAsia="맑은 고딕" w:hAnsi="맑은 고딕"/>
            <w:lang w:eastAsia="ko-KR"/>
          </w:rPr>
          <w:t xml:space="preserve">현재 자료만으로는 이 요인들의 기여를 분리할 수 없다.</w:t>
        </w:r>
      </w:ins>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본 연구는 독립된 코호트에서 Lee 등의 위치 구획을 적용하고, 최종 추시 값뿐 아니라 임상 변화량, FAOS 하위척도 및 기저 상태를 고려한 연속형 위치비율을 함께 평가했다는 의미가 있다.</w:t>
      </w:r>
      <w:del w:id="20021" w:author="Claude" w:date="2026-09-26T12:00:00Z">
        <w:r>
          <w:rPr>
            <w:rFonts w:ascii="맑은 고딕" w:eastAsia="맑은 고딕" w:hAnsi="맑은 고딕"/>
            <w:lang w:eastAsia="ko-KR"/>
          </w:rPr>
          <w:delText xml:space="preserve"> 그러나 분류 성능의 외부 검증이나 확정적 예후예측모형의 검증으로 명명하기에는 측정 신뢰도, 평가일 및 임상 사건 자료의 보완이 필요하다.</w:delText>
        </w:r>
      </w:del>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위치 분류와 생역학적 해석</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FOT는 해부학적 부착부를 찾기 위한 기준점이지만 모든 환자의 ATFL 중심과 동일하지는 않다. Matsui 등의 12개 사체에서 ATFL 비골 부착부 중심은 FOT보다 평균 3.7 mm 근위에 있었으며 범위는 0–6.7 mm였다.[4] 관절경하 비골 최하점, 전하경비인대 원위 다발 및 초음파 보조 측정 연구는 기준점 확인을 돕지만,[17,18,19] 3차원 MRI에서 관찰되는 ATFL 형태의 변이까지 하나의 거리비율로 나타내지는 못한다.[20]</w:t>
      </w:r>
      <w:del w:id="20022" w:author="Claude" w:date="2026-09-26T12:00:00Z">
        <w:r>
          <w:rPr>
            <w:rFonts w:ascii="맑은 고딕" w:eastAsia="맑은 고딕" w:hAnsi="맑은 고딕"/>
            <w:lang w:eastAsia="ko-KR"/>
          </w:rPr>
          <w:delText xml:space="preserve"> 위치비율은 비골 크기를 일부 정규화하는 지표이며 봉합 방향·장력·조직의 질을 모두 나타내는 지표는 아니다.</w:delText>
        </w:r>
      </w:del>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Teramoto 등이 보고한 관절경 시야와 실제 부착부의 차이는 측정 방향의 표준화가 필요함을 보여준다.[3] Hattori 등의 봉합나사 삽입공–FOT 절대거리 측정과 본 연구의 정규화 비율도 서로 같은 지표가 아니다.[5] Kanemitsu 등의 CT HU 연구에서 제시된 삽입 위치별 골질 차이 역시 실제 이완·실패 사건으로 직접 환산할 수 없다.[21] 해부학적 위치를 목표로 하는 술기 원칙은 유지하되 영상상 위치의 정확성과 관찰된 임상 효과를 구분하여 해석해야 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Lee 연구에 대한 Xiong 등의 서신은 os subfibulare에 의한 FOT 식별, CFL 및 동반 병변의 분포, MRI 재파열과 재염좌의 구분을 지적하였다.[22] 저자들은 해당 코호트에서 골편이 대체로 작고 정측면 CT에서 FOT를 확인했다고 답변하였다.[23]</w:t>
      </w:r>
      <w:del w:id="20023" w:author="Claude" w:date="2026-09-26T12:00:00Z">
        <w:r>
          <w:rPr>
            <w:rFonts w:ascii="맑은 고딕" w:eastAsia="맑은 고딕" w:hAnsi="맑은 고딕"/>
            <w:lang w:eastAsia="ko-KR"/>
          </w:rPr>
          <w:delText xml:space="preserve"> 본 연구에서도 골편의 크기·위치·절제 여부를 고려한 기준점 식별 가능성과 독립 반복측정이 필요하다.</w:delText>
        </w:r>
      </w:del>
      <w:del w:id="20024" w:author="Claude" w:date="2026-09-26T12:00:00Z">
        <w:r>
          <w:rPr>
            <w:rFonts w:ascii="맑은 고딕" w:eastAsia="맑은 고딕" w:hAnsi="맑은 고딕"/>
            <w:lang w:eastAsia="ko-KR"/>
          </w:rPr>
          <w:delText xml:space="preserve"> 모든 영상을 3차원으로 재구성했다는 사실만으로 측정오차가 제거되지는 않는다.</w:delText>
        </w:r>
      </w:del>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Shoji 등의 사체 연구에서 8 mm 근위부 비해부학적 봉합은 정상 상태와 일부 내번·내회전 운동 특성이 달랐지만, 해부학적 봉합과 비해부학적 봉합의 직접 비교는 유의하지 않았다는 제한점이 명시되었다.[6] Giza 등의 관절경·개방 봉합 비교 역시 접근법의 파괴강도와 강성을 평가한 연구로, 봉합나사 높이에 대한 임상 비교는 아니다.[24] 본 연구의 정적 TT와 AT는 회전 이완성이나 동적 자세조절을 직접 측정하지 않는다.</w:t>
      </w:r>
      <w:del w:id="20025" w:author="Claude" w:date="2026-09-26T12:00:00Z">
        <w:r>
          <w:rPr>
            <w:rFonts w:ascii="맑은 고딕" w:eastAsia="맑은 고딕" w:hAnsi="맑은 고딕"/>
            <w:lang w:eastAsia="ko-KR"/>
          </w:rPr>
          <w:delText xml:space="preserve"> 따라서 임상점수와 스트레스 방사선의 비유의성만으로 모든 운동학적 특성이 같다고 해석할 수 없다.</w:delText>
        </w:r>
      </w:del>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FFI와 연속형 분석의 의미</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FFI는 준해부학적군에서 가장 낮았고, 해부학적군과의 쌍별 순위검정은 세 쌍 비교만 보정했을 때 유의하였다(Holm P=0.032). 반면 13개 최종 임상지표의 군 간 검정을 함께 보정하면 FFI의 유의성은 유지되지 않았다(Holm P=0.539). </w:t>
      </w:r>
      <w:del w:id="20026" w:author="Claude" w:date="2026-09-26T00:00:00Z">
        <w:r>
          <w:rPr>
            <w:rFonts w:ascii="맑은 고딕" w:eastAsia="맑은 고딕" w:hAnsi="맑은 고딕"/>
            <w:lang w:eastAsia="ko-KR"/>
          </w:rPr>
          <w:delText xml:space="preserve">이 두 수치는 서로 다른 검정군에 대한 결과로 모순되지 않는다. </w:delText>
        </w:r>
      </w:del>
      <w:del w:id="20027" w:author="Claude" w:date="2026-09-26T12:00:00Z">
        <w:r>
          <w:rPr>
            <w:rFonts w:ascii="맑은 고딕" w:eastAsia="맑은 고딕" w:hAnsi="맑은 고딕"/>
            <w:lang w:eastAsia="ko-KR"/>
          </w:rPr>
          <w:delText xml:space="preserve">관찰된 FFI 차이는 그대로 보고하되 준해부학적 위치의 확정적 우월성으로 해석하지 않았다.</w:delText>
        </w:r>
      </w:del>
    </w:p>
    <w:p w:rsidR="00271AFC" w:rsidRPr="00E16BAA" w:rsidRDefault="00E16BAA">
      <w:pPr>
        <w:rPr>
          <w:rFonts w:ascii="맑은 고딕" w:eastAsia="맑은 고딕" w:hAnsi="맑은 고딕"/>
          <w:lang w:eastAsia="ko-KR"/>
        </w:rPr>
      </w:pPr>
      <w:del w:id="20028" w:author="Claude" w:date="2026-09-26T12:00:00Z">
        <w:r>
          <w:rPr>
            <w:rFonts w:ascii="맑은 고딕" w:eastAsia="맑은 고딕" w:hAnsi="맑은 고딕"/>
            <w:lang w:eastAsia="ko-KR"/>
          </w:rPr>
          <w:delText xml:space="preserve">위치비율과 FFI의 단순상관이 유의하지 않았다는 사실만으로 모든 위치 효과가 배제되는 것도 아니다. </w:delText>
        </w:r>
      </w:del>
      <w:del w:id="20029" w:author="Claude" w:date="2026-09-26T12:00:00Z">
        <w:r>
          <w:rPr>
            <w:rFonts w:ascii="맑은 고딕" w:eastAsia="맑은 고딕" w:hAnsi="맑은 고딕"/>
            <w:lang w:eastAsia="ko-KR"/>
          </w:rPr>
          <w:delText xml:space="preserve">순위상관은 단조 관계를, 선형회귀의 위치계수는 선형 관계를 주로 평가하므로 중간 위치에서 가장 좋은 비선형 양상을 놓칠 수 있다. 그러나 현재의 작은 세 군과 여러 결과지표에서 관찰된 단일 신호를 근거로 사후 절단값이나 새로운 비선형 모형을 선택하여 최적 위치를 주장하는 것도 적절하지 않다.</w:delText>
        </w:r>
      </w:del>
      <w:ins w:id="20030" w:author="Claude" w:date="2026-09-26T12:00:00Z">
        <w:r>
          <w:rPr>
            <w:rFonts w:ascii="맑은 고딕" w:eastAsia="맑은 고딕" w:hAnsi="맑은 고딕"/>
            <w:lang w:eastAsia="ko-KR"/>
          </w:rPr>
          <w:t xml:space="preserve">위치비율과 FFI의 상관이 없더라도 비선형 관계를 배제할 수는 없으나, 작은 세 군에서 관찰된 단일 신호로 최적 위치를 주장할 수는 없다.</w:t>
        </w:r>
      </w:ins>
      <w:r>
        <w:rPr>
          <w:rFonts w:ascii="맑은 고딕" w:eastAsia="맑은 고딕" w:hAnsi="맑은 고딕"/>
          <w:lang w:eastAsia="ko-KR"/>
        </w:rPr>
        <w:t xml:space="preserve"> </w:t>
      </w:r>
      <w:del w:id="20031" w:author="Claude" w:date="2026-09-26T12:00:00Z">
        <w:r>
          <w:rPr>
            <w:rFonts w:ascii="맑은 고딕" w:eastAsia="맑은 고딕" w:hAnsi="맑은 고딕"/>
            <w:lang w:eastAsia="ko-KR"/>
          </w:rPr>
          <w:delText xml:space="preserve">FFI 결과는 독립 자료에서 사전에 정한 분석으로 확인할 탐색적 소견으로 보는 것이 타당하다.</w:delText>
        </w:r>
      </w:del>
      <w:ins w:id="20032" w:author="Claude" w:date="2026-09-26T12:00:00Z">
        <w:r>
          <w:rPr>
            <w:rFonts w:ascii="맑은 고딕" w:eastAsia="맑은 고딕" w:hAnsi="맑은 고딕"/>
            <w:lang w:eastAsia="ko-KR"/>
          </w:rPr>
          <w:t xml:space="preserve">FFI 결과는 탐색적 소견으로 보는 것이 타당하다.</w:t>
        </w:r>
      </w:ins>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기저 이완성과 봉합 구성</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수술 전 TT와 잔여 TT의 관계는 수술 후 영상값을 해석할 때 기저 상태를 고려해야 함을 보여준다. Jeong 등의 45명 연구에서도 수술 전 스트레스 양성군은 잔여 TT가 더 컸지만 AOFAS와 만족도에는 유의한 차이가 없었다.[8]</w:t>
      </w:r>
      <w:del w:id="20033" w:author="Claude" w:date="2026-09-26T12:00:00Z">
        <w:r>
          <w:rPr>
            <w:rFonts w:ascii="맑은 고딕" w:eastAsia="맑은 고딕" w:hAnsi="맑은 고딕"/>
            <w:lang w:eastAsia="ko-KR"/>
          </w:rPr>
          <w:delText xml:space="preserve"> 본 연구에서 수술 전 TT가 잔여 TT와 연관되었다고 해서 임상점수나 재발까지 봉합 위치보다 더 잘 예측한다고 일반화할 수는 없다. 결과변수마다 대응하는 기저 상태와의 관계를 구분해야 한다.</w:delText>
        </w:r>
      </w:del>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SSD는 환측과 반대측의 차이를 나타내지만 반대측 수술을 받았다면 정상 대조측으로 간주하기 어렵다. </w:t>
      </w:r>
      <w:del w:id="20034" w:author="Claude" w:date="2026-09-26T12:00:00Z">
        <w:r>
          <w:rPr>
            <w:rFonts w:ascii="맑은 고딕" w:eastAsia="맑은 고딕" w:hAnsi="맑은 고딕"/>
            <w:lang w:eastAsia="ko-KR"/>
          </w:rPr>
          <w:delText xml:space="preserve">본 연구는 반대측 수술 기록을 고려한 65예와 완전자료 71예의 결과를 함께 확인하였다. </w:delText>
        </w:r>
      </w:del>
      <w:del w:id="20035" w:author="Claude" w:date="2026-09-26T12:00:00Z">
        <w:r>
          <w:rPr>
            <w:rFonts w:ascii="맑은 고딕" w:eastAsia="맑은 고딕" w:hAnsi="맑은 고딕"/>
            <w:lang w:eastAsia="ko-KR"/>
          </w:rPr>
          <w:delText xml:space="preserve">대상 선정과 기저값 보정에 따라 유의성은 달라졌으며, 반대측 수술일과 영상일을 확인해야 최종 SSD 분석집단을 확정할 수 있다.</w:delText>
        </w:r>
      </w:del>
      <w:ins w:id="20036" w:author="Claude" w:date="2026-09-26T12:00:00Z">
        <w:r>
          <w:rPr>
            <w:rFonts w:ascii="맑은 고딕" w:eastAsia="맑은 고딕" w:hAnsi="맑은 고딕"/>
            <w:lang w:eastAsia="ko-KR"/>
          </w:rPr>
          <w:t xml:space="preserve">대상 선정과 기저값 보정에 따라 유의성이 달라졌다.</w:t>
        </w:r>
      </w:ins>
      <w:r>
        <w:rPr>
          <w:rFonts w:ascii="맑은 고딕" w:eastAsia="맑은 고딕" w:hAnsi="맑은 고딕"/>
          <w:lang w:eastAsia="ko-KR"/>
        </w:rPr>
        <w:t xml:space="preserve"> Choi 등이 보고한 스트레스 방사선 측정자 신뢰도와 반복 촬영 일관성의 차이도 이러한 해석에 고려해야 한다.[25]</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봉합 구성과 조직 상태도 위치 효과와 분리하기 어렵다. Cho 등의 무작위 비교에서는 이중 봉합나사군의 잔여 TT가 작았으나 Karlsson 점수의 차이는 유의하지 않았고,[26] Feng 등은 관절경적 Broström–Gould 술식의 이중 봉합나사군에서 일부 기능 지표가 더 좋았다고 보고하였다.[27] IER 보강, 포털 및 ATFL–CFL 복합 봉합 연구 역시 서로 다른 술기 요소를 다룬다.[28,29,30] </w:t>
      </w:r>
      <w:del w:id="20037" w:author="Claude" w:date="2026-09-26T12:00:00Z">
        <w:r>
          <w:rPr>
            <w:rFonts w:ascii="맑은 고딕" w:eastAsia="맑은 고딕" w:hAnsi="맑은 고딕"/>
            <w:lang w:eastAsia="ko-KR"/>
          </w:rPr>
          <w:delText xml:space="preserve">따라서 추가 보강이 위치 차이를 상쇄했다고 가정하지 않고 본 코호트의 실제 봉합나사 개수와 봉합 조직을 확인해야 한다.</w:delText>
        </w:r>
      </w:del>
      <w:ins w:id="20038" w:author="Claude" w:date="2026-09-26T12:00:00Z">
        <w:r>
          <w:rPr>
            <w:rFonts w:ascii="맑은 고딕" w:eastAsia="맑은 고딕" w:hAnsi="맑은 고딕"/>
            <w:lang w:eastAsia="ko-KR"/>
          </w:rPr>
          <w:t xml:space="preserve">따라서 추가 보강이 위치 차이를 상쇄했다고 단정할 수 없다.</w:t>
        </w:r>
      </w:ins>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Ahn 등은 수술 전 MRI 신호강도와 관절경적 봉합 가능성의 연관성을 보고하였고,[31] Yoshimoto 등은 잔존 인대가 불량한 경우 재염좌가 더 흔하지만 SAFE-Q 차이는 유의하지 않았다고 보고하였다.[32] Park 등의 전신 인대 이완성 연구도 임상적 실패를 평가한 연구이다.[33]</w:t>
      </w:r>
      <w:del w:id="20039" w:author="Claude" w:date="2026-09-26T12:00:00Z">
        <w:r>
          <w:rPr>
            <w:rFonts w:ascii="맑은 고딕" w:eastAsia="맑은 고딕" w:hAnsi="맑은 고딕"/>
            <w:lang w:eastAsia="ko-KR"/>
          </w:rPr>
          <w:delText xml:space="preserve"> 본 연구 자료의 Beighton 점수와 최종 임상점수 간 단순상관이 유의하지 않았다는 이유로 조직 상태나 전신 이완성의 예후 중요성을 부정할 수 없다. 높은 최종 점수는 낮은 재발률과 같은 결과가 아니므로 임상 사건 자료가 추가되어야 한다.</w:delText>
        </w:r>
      </w:del>
      <w:ins w:id="20040" w:author="Claude" w:date="2026-09-26T12:00:00Z">
        <w:r>
          <w:rPr>
            <w:rFonts w:ascii="맑은 고딕" w:eastAsia="맑은 고딕" w:hAnsi="맑은 고딕"/>
            <w:lang w:eastAsia="ko-KR"/>
          </w:rPr>
          <w:t xml:space="preserve"> 따라서 본 연구의 높은 최종 점수를 낮은 재발률로 해석해서는 안 된다.</w:t>
        </w:r>
      </w:ins>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동반 병변과 연구 적용 범위</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Choi 등은 관절내 병변과 불만족스러운 임상결과의 연관성을 보고하였고,[34] Jiang 등은 동반 골연골 병변 치료 후 전반적인 임상점수 차이는 유의하지 않았지만 관절운동 제한은 더 흔했다고 보고하였다.[35] </w:t>
      </w:r>
      <w:del w:id="20041" w:author="Claude" w:date="2026-09-26T12:00:00Z">
        <w:r>
          <w:rPr>
            <w:rFonts w:ascii="맑은 고딕" w:eastAsia="맑은 고딕" w:hAnsi="맑은 고딕"/>
            <w:lang w:eastAsia="ko-KR"/>
          </w:rPr>
          <w:delText xml:space="preserve">본 연구에서 명시된 경비인대결합 고정술 7예 또는 미세골절술 8예를 제외해도 KP와 FAOS의 군 간 차이는 유의하지 않았다.</w:delText>
        </w:r>
      </w:del>
      <w:ins w:id="20042" w:author="Claude" w:date="2026-09-26T12:00:00Z">
        <w:r>
          <w:rPr>
            <w:rFonts w:ascii="맑은 고딕" w:eastAsia="맑은 고딕" w:hAnsi="맑은 고딕"/>
            <w:lang w:eastAsia="ko-KR"/>
          </w:rPr>
          <w:t xml:space="preserve">본 연구에서는 동반수술 예를 제외해도 결과가 같았다.</w:t>
        </w:r>
      </w:ins>
      <w:r>
        <w:rPr>
          <w:rFonts w:ascii="맑은 고딕" w:eastAsia="맑은 고딕" w:hAnsi="맑은 고딕"/>
          <w:lang w:eastAsia="ko-KR"/>
        </w:rPr>
        <w:t xml:space="preserve"> </w:t>
      </w:r>
      <w:del w:id="20043" w:author="Claude" w:date="2026-09-26T12:00:00Z">
        <w:r>
          <w:rPr>
            <w:rFonts w:ascii="맑은 고딕" w:eastAsia="맑은 고딕" w:hAnsi="맑은 고딕"/>
            <w:lang w:eastAsia="ko-KR"/>
          </w:rPr>
          <w:delText xml:space="preserve">그러나 이 결과가 동반 병변의 무해함이나 해당 수술 효과의 동등성을 입증하지는 않으며, 적응증에 따른 교란과 표본 규모의 제한이 남는다.</w:delText>
        </w:r>
      </w:del>
      <w:ins w:id="20044" w:author="Claude" w:date="2026-09-26T12:00:00Z">
        <w:r>
          <w:rPr>
            <w:rFonts w:ascii="맑은 고딕" w:eastAsia="맑은 고딕" w:hAnsi="맑은 고딕"/>
            <w:lang w:eastAsia="ko-KR"/>
          </w:rPr>
          <w:t xml:space="preserve">다만 적응증에 따른 교란과 작은 표본 규모의 제한이 있다.</w:t>
        </w:r>
      </w:ins>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기존 중기 연구와의 단순 점수 비교에도 주의가 필요하다. Thès 등의 최종 172명은 봉합술 56명과 재건술 116명으로 구성되었고,[36] Cottom 등의 66명은 단독 관절경적 Broström 최소 5년 추시 코호트였다.[2] Guelfi 등의 비교 연구는 동반 관절내 병변이 없는 환자를 대상으로 했으며 실제 추시 범위는 47–81개월이었다.[37] </w:t>
      </w:r>
      <w:del w:id="20045" w:author="Claude" w:date="2026-09-26T12:00:00Z">
        <w:r>
          <w:rPr>
            <w:rFonts w:ascii="맑은 고딕" w:eastAsia="맑은 고딕" w:hAnsi="맑은 고딕"/>
            <w:lang w:eastAsia="ko-KR"/>
          </w:rPr>
          <w:delText xml:space="preserve">본 연구는 위치비율에 따른 결과가 질문의 중심이고 정확한 최종 평가일 확인이 남아 있으므로, 장기 효과의 유지 또는 소실을 주장할 수 없다.</w:delText>
        </w:r>
      </w:del>
      <w:ins w:id="20046" w:author="Claude" w:date="2026-09-26T12:00:00Z">
        <w:r>
          <w:rPr>
            <w:rFonts w:ascii="맑은 고딕" w:eastAsia="맑은 고딕" w:hAnsi="맑은 고딕"/>
            <w:lang w:eastAsia="ko-KR"/>
          </w:rPr>
          <w:t xml:space="preserve">최종 평가일이 확인되지 않은 본 연구 결과로 장기 효과를 논하기는 어렵다.</w:t>
        </w:r>
      </w:ins>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제한점</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첫째, 후향적 탐색 연구로 위치 선택의 교란과 CT 미보유 대상의 제외에 따른 선택편향이 존재한다. 정확한 최종 설문일과 영상일이 확인되지 않아 </w:t>
      </w:r>
      <w:del w:id="20047" w:author="Claude" w:date="2026-09-26T12:00:00Z">
        <w:r>
          <w:rPr>
            <w:rFonts w:ascii="맑은 고딕" w:eastAsia="맑은 고딕" w:hAnsi="맑은 고딕"/>
            <w:lang w:eastAsia="ko-KR"/>
          </w:rPr>
          <w:delText xml:space="preserve">추시기간을 충분히 보정하지 못했으며, 수술시기 보정이 이를 대체하지 않는다. 실제 술식의 이질성과 반대측 수술 시점도 최종 분석집단 확정 시 고려해야 한다.</w:delText>
        </w:r>
      </w:del>
      <w:ins w:id="20048" w:author="Claude" w:date="2026-09-26T12:00:00Z">
        <w:r>
          <w:rPr>
            <w:rFonts w:ascii="맑은 고딕" w:eastAsia="맑은 고딕" w:hAnsi="맑은 고딕"/>
            <w:lang w:eastAsia="ko-KR"/>
          </w:rPr>
          <w:t xml:space="preserve">추시기간을 보정하지 못하였다.</w:t>
        </w:r>
      </w:ins>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둘째, 비해부학적군은 17예로 작고 점수의 천장효과가 크다. 최종 KP의 비해부학적군</w:t>
      </w:r>
      <w:r>
        <w:rPr>
          <w:rFonts w:ascii="바탕" w:eastAsia="바탕" w:hAnsi="바탕" w:cs="바탕" w:hint="eastAsia"/>
          <w:lang w:eastAsia="ko-KR"/>
        </w:rPr>
        <w:t>−</w:t>
      </w:r>
      <w:r>
        <w:rPr>
          <w:rFonts w:ascii="맑은 고딕" w:eastAsia="맑은 고딕" w:hAnsi="맑은 고딕"/>
          <w:lang w:eastAsia="ko-KR"/>
        </w:rPr>
        <w:t xml:space="preserve">해부학적군 평균차는 3.89점이지만 95% 신뢰구간은 </w:t>
      </w:r>
      <w:r>
        <w:rPr>
          <w:rFonts w:ascii="바탕" w:eastAsia="바탕" w:hAnsi="바탕" w:cs="바탕" w:hint="eastAsia"/>
          <w:lang w:eastAsia="ko-KR"/>
        </w:rPr>
        <w:t>−</w:t>
      </w:r>
      <w:r>
        <w:rPr>
          <w:rFonts w:ascii="맑은 고딕" w:eastAsia="맑은 고딕" w:hAnsi="맑은 고딕"/>
          <w:lang w:eastAsia="ko-KR"/>
        </w:rPr>
        <w:t>2.22</w:t>
      </w:r>
      <w:r>
        <w:rPr>
          <w:rFonts w:ascii="맑은 고딕" w:eastAsia="맑은 고딕" w:hAnsi="맑은 고딕" w:cs="맑은 고딕" w:hint="eastAsia"/>
          <w:lang w:eastAsia="ko-KR"/>
        </w:rPr>
        <w:t>–</w:t>
      </w:r>
      <w:r>
        <w:rPr>
          <w:rFonts w:ascii="맑은 고딕" w:eastAsia="맑은 고딕" w:hAnsi="맑은 고딕"/>
          <w:lang w:eastAsia="ko-KR"/>
        </w:rPr>
        <w:t xml:space="preserve">9.99점으로 불확실성이 남는다. 동등성 한계나 표본수를 사전에 정하지 않았으므로 통계적 비유의성을 임상적 동등성으로 해석할 수 없다.</w:t>
      </w:r>
      <w:del w:id="20049" w:author="Claude" w:date="2026-09-26T12:00:00Z">
        <w:r>
          <w:rPr>
            <w:rFonts w:ascii="맑은 고딕" w:eastAsia="맑은 고딕" w:hAnsi="맑은 고딕"/>
            <w:lang w:eastAsia="ko-KR"/>
          </w:rPr>
          <w:delText xml:space="preserve"> 위치비율 추가 후 R² 변화 역시 표본 내 설명력이며 외부 검증된 예측력은 아니다.</w:delText>
        </w:r>
      </w:del>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셋째, 다중검정 보정과 분석집단에 따라 일부 명목상 유의성이 달라졌다. </w:t>
      </w:r>
      <w:del w:id="20050" w:author="Claude" w:date="2026-09-26T00:00:00Z">
        <w:r>
          <w:rPr>
            <w:rFonts w:ascii="맑은 고딕" w:eastAsia="맑은 고딕" w:hAnsi="맑은 고딕"/>
            <w:lang w:eastAsia="ko-KR"/>
          </w:rPr>
          <w:delText xml:space="preserve">보정 전 결과와 효과크기를 함께 제시했으나 유의한 비교만 선택적으로 강조하지 않았다.</w:delText>
        </w:r>
      </w:del>
      <w:ins w:id="20051" w:author="Claude" w:date="2026-09-26T00:00:00Z">
        <w:r>
          <w:rPr>
            <w:rFonts w:ascii="맑은 고딕" w:eastAsia="맑은 고딕" w:hAnsi="맑은 고딕"/>
            <w:lang w:eastAsia="ko-KR"/>
          </w:rPr>
          <w:t xml:space="preserve">보정 전 결과와 효과크기를 함께 제시하였다.</w:t>
        </w:r>
      </w:ins>
      <w:r>
        <w:rPr>
          <w:rFonts w:ascii="맑은 고딕" w:eastAsia="맑은 고딕" w:hAnsi="맑은 고딕"/>
          <w:lang w:eastAsia="ko-KR"/>
        </w:rPr>
        <w:t xml:space="preserve"> </w:t>
      </w:r>
      <w:del w:id="20052" w:author="Claude" w:date="2026-09-26T12:00:00Z">
        <w:r>
          <w:rPr>
            <w:rFonts w:ascii="맑은 고딕" w:eastAsia="맑은 고딕" w:hAnsi="맑은 고딕"/>
            <w:lang w:eastAsia="ko-KR"/>
          </w:rPr>
          <w:delText xml:space="preserve">위치비율의 선형 모형은 모든 비선형 관계를 배제하지 않으며, 본 분석계획은</w:delText>
        </w:r>
      </w:del>
      <w:ins w:id="20053" w:author="Claude" w:date="2026-09-26T12:00:00Z">
        <w:r>
          <w:rPr>
            <w:rFonts w:ascii="맑은 고딕" w:eastAsia="맑은 고딕" w:hAnsi="맑은 고딕"/>
            <w:lang w:eastAsia="ko-KR"/>
          </w:rPr>
          <w:t xml:space="preserve">본 분석계획은</w:t>
        </w:r>
      </w:ins>
      <w:r>
        <w:rPr>
          <w:rFonts w:ascii="맑은 고딕" w:eastAsia="맑은 고딕" w:hAnsi="맑은 고딕"/>
          <w:lang w:eastAsia="ko-KR"/>
        </w:rPr>
        <w:t xml:space="preserve"> 자료 검토 후 구성한 탐색적 계획이다.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넷째, 수술 후에만 평가한 FAOS·FFI·FAAM·EQ-5D-5L의 기저값을 보정하지 못했고 문항별 원자료가 없어 채점을 완전히 검증하지 못했다. </w:t>
      </w:r>
      <w:del w:id="20054" w:author="Claude" w:date="2026-09-26T12:00:00Z">
        <w:r>
          <w:rPr>
            <w:rFonts w:ascii="맑은 고딕" w:eastAsia="맑은 고딕" w:hAnsi="맑은 고딕"/>
            <w:lang w:eastAsia="ko-KR"/>
          </w:rPr>
          <w:delText xml:space="preserve">FAOS 하위척도 결측은 없으나 일부 채점 확인 대상이 있으며, 사용한 한국어 버전과 자료수집 방식의 타당성도 확인해야 한다.</w:delText>
        </w:r>
      </w:del>
      <w:ins w:id="20055" w:author="Claude" w:date="2026-09-26T12:00:00Z">
        <w:r>
          <w:rPr>
            <w:rFonts w:ascii="맑은 고딕" w:eastAsia="맑은 고딕" w:hAnsi="맑은 고딕"/>
            <w:lang w:eastAsia="ko-KR"/>
          </w:rPr>
          <w:t xml:space="preserve">사용한 한국어 버전의 타당성도 확인이 필요하다.</w:t>
        </w:r>
      </w:ins>
      <w:r>
        <w:rPr>
          <w:rFonts w:ascii="맑은 고딕" w:eastAsia="맑은 고딕" w:hAnsi="맑은 고딕"/>
          <w:lang w:eastAsia="ko-KR"/>
        </w:rPr>
        <w:t xml:space="preserve">[15,16] AOFAS는 주관적·객관적 항목이 혼합된 척도로 환자보고결과와 구분해 보조적으로 해석하였다.[10,38]</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다섯째, 영상 반복측정 자료와 재염좌·주관적인 휘청거림·재수술 사건 자료가 부족하다. </w:t>
      </w:r>
      <w:del w:id="20056" w:author="Claude" w:date="2026-09-26T12:00:00Z">
        <w:r>
          <w:rPr>
            <w:rFonts w:ascii="맑은 고딕" w:eastAsia="맑은 고딕" w:hAnsi="맑은 고딕"/>
            <w:lang w:eastAsia="ko-KR"/>
          </w:rPr>
          <w:delText xml:space="preserve">경계값 부근의 분류 오차와 스트레스 촬영 조건의 영향을 배제하지 못하며, 높은 점수만으로 인대 치유나 재발 여부를 판단할 수 없다.</w:delText>
        </w:r>
      </w:del>
      <w:ins w:id="20057" w:author="Claude" w:date="2026-09-26T12:00:00Z">
        <w:r>
          <w:rPr>
            <w:rFonts w:ascii="맑은 고딕" w:eastAsia="맑은 고딕" w:hAnsi="맑은 고딕"/>
            <w:lang w:eastAsia="ko-KR"/>
          </w:rPr>
          <w:t xml:space="preserve">경계값 부근의 분류 오차도 배제하지 못한다.</w:t>
        </w:r>
      </w:ins>
      <w:del w:id="20058" w:author="Claude" w:date="2026-09-26T12:00:00Z">
        <w:r>
          <w:rPr>
            <w:rFonts w:ascii="맑은 고딕" w:eastAsia="맑은 고딕" w:hAnsi="맑은 고딕"/>
            <w:lang w:eastAsia="ko-KR"/>
          </w:rPr>
          <w:delText xml:space="preserve"> 양측 수술 1명의 비독립성은 한쪽만 포함하는 민감도 분석으로 확인했으나 다른 교란까지 해결한 것은 아니다.</w:delText>
        </w:r>
      </w:del>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결론</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관절경적 변형 브로스트롬 술식 후 관찰된 비골 봉합나사 위치 범위에서 최종 추시 임상점수와 수술 전후 변화량의 일관된 군 간 차이는 확인되지 않았다. 수술 전 상태를 고려한 분석에서도 위치비율과 최종 KP의 유의한 연관성은 없었으며, 수술 전 거골경사각은 잔여 거골경사각과 뚜렷하게 연관되었다. 본 결과는 봉합나사 위치만으로 임상결과를 설명하는 데 한계가 있음을 시사한다. 다만 이를 위치 간 동등성 또는 해부학적 고정의 불필요성을 입증한 결과로 해석해서는 안 된다.</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연구윤리와 공시</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IRB 승인 및 동의 절차  [저자 확인 필요]연구비 및 이해상충  [저자 확인 필요]저자 기여도와 데이터 이용 가능성  [저자 확인 필요]원고 작성 및 통계 지원에 대한 공시  [저자 확인 필요] 투고 학술지의 실제 규정과 수행 내용을 확인하여 작성한다.</w:t>
        <w:br/>
        <w:br/>
        <w:br/>
      </w:r>
    </w:p>
    <w:p w:rsidR="00271AFC" w:rsidRPr="00E16BAA" w:rsidRDefault="00E16BAA">
      <w:pPr>
        <w:pStyle w:val="1"/>
        <w:pageBreakBefore/>
        <w:rPr>
          <w:rFonts w:ascii="맑은 고딕" w:eastAsia="맑은 고딕" w:hAnsi="맑은 고딕"/>
        </w:rPr>
      </w:pPr>
      <w:r>
        <w:rPr>
          <w:rFonts w:ascii="맑은 고딕" w:eastAsia="맑은 고딕" w:hAnsi="맑은 고딕"/>
        </w:rPr>
        <w:t>참고문헌</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 Guillo S, Bauer T, Lee JW, et al. Consensus in chronic ankle instability: aetiology, assessment, surgical indications and place for arthroscopy. Orthop Traumatol Surg Res. 2013;99(8 Suppl):S411–S419. doi:10.1016/j.otsr.2013.10.009.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 Cottom JM, Acevedo J, Sisovsky C. Medium-term outcomes of the arthroscopic Brostrom procedure: a retrospective analysis of 66 patients. J Foot Ankle Surg. 2024;63(1):74–78. doi:10.1053/j.jfas.2023.09.001.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 Teramoto A, Shoji H, Sakakibara Y, Suzuki T, Watanabe K, Yamashita T. The distal margin of the lateral malleolus visible under ankle arthroscopy (articular tip) from the anteromedial portal, is separate from the ATFL attachment site of the fibula: a cadaver study. J Orthop Sci. 2018;23(3):565–569. doi:10.1016/j.jos.2018.01.002.</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4. Matsui K, Oliva XM, Takao M, et al. Bony landmarks available for minimally invasive lateral ankle stabilization surgery: a cadaveric anatomical study. Knee Surg Sports Traumatol Arthrosc. 2017;25(6):1916–1924. doi:10.1007/s00167-016-4218-7.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5. Hattori S, Onishi K, Yano Y, et al. Sonographically guided anchor placement in anterior talofibular ligament repair is anatomic and accurate. Orthop J Sports Med. 2020;8(12):2325967120967322. doi:10.1177/2325967120967322.</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6. Shoji H, Teramoto A, Sakakibara Y, et al. Kinematics and laxity of the ankle joint in anatomic and nonanatomic anterior talofibular ligament repair: a biomechanical cadaveric study. Am J Sports Med. 2019;47(3):667–673. doi:10.1177/0363546518820527.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7. Lee SH, Yang JH, Kim I. Nonanatomic all-inside arthroscopic anterior talofibular ligament repair with a high-position anchor versus anatomic repair: an analysis based on 3D CT. Am J Sports Med. 2022;50(8):2134–2144. doi:10.1177/03635465221097119.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8. Jeong BO, Kim TY, Song WJ. Effect of preoperative stress radiographic findings on radiographic and clinical outcomes of the modified Broström procedure for chronic ankle instability. J Foot Ankle Surg. 2016;55(1):125–128. doi:10.1053/j.jfas.2015.08.010.</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9. Karlsson J, Peterson L. Evaluation of ankle joint function: the use of a scoring scale. Foot. 1991;1:15–19. doi:10.1016/0958-2592(91)90006-W.</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10. Kitaoka HB, Alexander IJ, Adelaar RS, Nunley JA, Myerson MS, Sanders M. Clinical rating systems for the ankle-hindfoot, midfoot, hallux, and lesser toes. Foot Ankle Int. 1994;15(7):349–353. doi:10.1177/107110079401500701.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11. Tegner Y, Lysholm J. Rating systems in the evaluation of knee ligament injuries. Clin Orthop Relat Res. 1985;(198):43–49. doi:10.1097/00003086-198509000-00007.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12. Budiman-Mak E, Conrad KJ, Roach KE. The Foot Function Index: a measure of foot pain and disability. J Clin Epidemiol. 1991;44(6):561–570. doi:10.1016/0895-4356(91)90220-4.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13. Martin RL, Irrgang JJ, Burdett RG, Conti SF, Van Swearingen JM. Evidence of validity for the Foot and Ankle Ability Measure (FAAM). Foot Ankle Int. 2005;26(11):968–983. doi:10.1177/107110070502601113.</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14. EuroQol Research Foundation. What is the difference between the EQ-5D descriptive system, the EQ VAS, and the EQ-5D index values? Accessed September 23, 2026. https://euroqol.org/faq/what-is-the-difference-between-the-eq-5d-5l-descriptive-system-the-eq-vas-and-the-eq-5d-index-values/</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15. Roos EM, Brandsson S, Karlsson J. Validation of the Foot and Ankle Outcome Score for ankle ligament reconstruction. Foot Ankle Int. 2001;22(10):788–794. doi:10.1177/107110070102201004.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16. FAOS User’s Guide 2003. Foot and Ankle Outcome Score. Accessed September 26, 2026. https://koos.nu/FAOSGuide2003_RC.pdf.</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17. Xie X, Chen L, Fan C, et al. The lowest point of fibula (LPF) could be used as a reliable bony landmark for arthroscopic anchor placement of lateral ankle ligaments—compared with open Broström procedure. BMC Musculoskelet Disord. 2023;24:759. doi:10.1186/s12891-023-06876-y.</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18. Wang A, Zhao F, Shi W, et al. The distal fascicle of the anterior inferior tibiofibular ligament: a potential landmark for lateral ankle ligament reconstruction. Foot Ankle Int. 2024;45(1):73–79. doi:10.1177/10711007231201343.</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19. Park Y, Han D, Lee M, Seo YW. Enhanced anatomical accuracy in arthroscopic all-inside lateral ligament repair using ultrasound-guided anchor placement. J Orthop Sci. 2026;31:177–182. doi:10.1016/j.jos.2025.06.015.</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20. He L, Xu Y, Duan D, Ouyang L. The anterior talofibular ligament: a thin-slice three-dimensional magnetic resonance imaging study. Foot Ankle Surg. 2022;28:1202–1209. doi:10.1016/j.fas.2021.11.011.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21. Kanemitsu M, Nakasa T, Ikuta Y, et al. Evaluation of bone quality for optimal anchor insertion point in arthroscopic anterior talofibular ligament repair using computed tomography Hounsfield unit analysis. Cureus. 2025;17(7):e88225. doi:10.7759/cureus.88225.</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22. Xiong S, Xie X, Guo Q. Anatomic anterior talofibular ligament repair: letter to the editor. Am J Sports Med. 2022;50(14):NP61. doi:10.1177/03635465221125442.</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23. Lee SH, Yang JH, Kim I. Anatomic anterior talofibular ligament repair: response. Am J Sports Med. 2022;50(14):NP61–NP64. doi:10.1177/03635465221125441.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24. Giza E, Shin EC, Wong SE, et al. Arthroscopic suture anchor repair of the lateral ligament ankle complex: a cadaveric study. Am J Sports Med. 2013;41(11):2567–2572. doi:10.1177/0363546513500639.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25. Choi JH, Choi KJ, Chung CY, Park MS, Sung KH, Lee KM. Consistency and reliability of ankle stress radiography in patients with chronic lateral ankle instability. Orthop J Sports Med. 2021;9(5):23259671211004099. doi:10.1177/23259671211004099.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26. Cho BK, Kim YM, Kim DS, Choi ES, Shon HC, Park KJ. Outcomes of the modified Brostrom procedure using suture anchors for chronic lateral ankle instability—a prospective, randomized comparison between single and double suture anchors. J Foot Ankle Surg. 2013;52(1):9–15. doi:10.1053/j.jfas.2012.10.004.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27. Feng SM, Wang AG, Sun QQ, Zhang ZY. Functional results of all-inside arthroscopic Broström-Gould surgery with 2 anchors versus single anchor. Foot Ankle Int. 2020;41(6):721–727. doi:10.1177/1071100720908858.</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28. Lee SH, Cho HG, Yang JH. Additional inferior extensor retinaculum augmentation after all-inside arthroscopic anterior talofibular ligament repair for chronic ankle instability is not necessary. Am J Sports Med. 2021;49(7):1721–1731. doi:10.1177/03635465211008097.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29. Guo H, Sun N, Zhou Q, et al. Clinical outcomes for arthroscopic anterior talofibular ligament repair after suture anchor insertion through the anterolateral portal vs the lateral accessory portal. Foot Ankle Int. 2024;45(10):1093–1101. doi:10.1177/10711007241265354.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30. Vega J, Malagelada F, Dalmau-Pastor M. Arthroscopic all-inside ATFL and CFL repair is feasible and provides excellent results in patients with chronic ankle instability. Knee Surg Sports Traumatol Arthrosc. 2020;28:116–123. doi:10.1007/s00167-019-05676-z.</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31. Ahn J, Choi JG, Jeong BO. The signal intensity of preoperative magnetic resonance imaging has predictive value for determining the arthroscopic reparability of the anterior talofibular ligament. Knee Surg Sports Traumatol Arthrosc. 2021;29:1535–1543. doi:10.1007/s00167-020-06208-w.</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32. Yoshimoto K, Noguchi M, Maruki H, Tominaga A, Ishibashi M, Okazaki K. Anterior talofibular ligament remnant quality is important for achieving a stable ankle after arthroscopic lateral ankle ligament repair. Knee Surg Sports Traumatol Arthrosc. 2023;31:2183–2191. doi:10.1007/s00167-022-07211-z.</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33. Park KH, Lee JW, Suh JW, Shin MH, Choi WJ. Generalized ligamentous laxity is an independent predictor of poor outcomes after the modified Broström procedure for chronic lateral ankle instability. Am J Sports Med. 2016;44(11):2975–2983. doi:10.1177/0363546516656183.</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34. Choi WJ, Lee JW, Han SH, Kim BS, Lee SK. Chronic lateral ankle instability: the effect of intra-articular lesions on clinical outcome. Am J Sports Med. 2008;36(11):2167–2172. doi:10.1177/0363546508319050.</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35. Jiang D, Ao YF, Jiao C, et al. Concurrent arthroscopic osteochondral lesion treatment and lateral ankle ligament repair has no substantial effect on the outcome of chronic lateral ankle instability. Knee Surg Sports Traumatol Arthrosc. 2018;26:3129–3134. doi:10.1007/s00167-017-4774-5.</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36. Thès A, Andrieu M, Cordier G, et al. Five-year clinical follow-up of arthroscopically treated chronic ankle instability. Orthop Traumatol Surg Res. 2023;109:103649. doi:10.1016/j.otsr.2023.103649.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37. Guelfi M, Baalbaki R, Malagelada F, Dalmau-Pastor M, Vega J. Arthroscopic all-inside ligament repair has similar or superior clinical outcomes compared to open repair for chronic ankle instability without concomitant intra-articular pathology at 5 years follow-up. Knee Surg Sports Traumatol Arthrosc. 2023;31:6052–6058. doi:10.1007/s00167-023-07621-7.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38. Kitaoka HB, Meeker JE, Phisitkul P, Adams SB, Kaplan JR, Wagner E. AOFAS position statement regarding patient-reported outcome measures. Foot Ankle Int. 2018;39(12):1389–1393. doi:10.1177/1071100718809066.</w:t>
      </w:r>
    </w:p>
    <w:p w:rsidR="00271AFC" w:rsidRPr="00E16BAA" w:rsidRDefault="00E16BAA">
      <w:pPr>
        <w:pStyle w:val="1"/>
        <w:pageBreakBefore/>
        <w:rPr>
          <w:rFonts w:ascii="맑은 고딕" w:eastAsia="맑은 고딕" w:hAnsi="맑은 고딕"/>
        </w:rPr>
      </w:pPr>
      <w:r>
        <w:rPr>
          <w:rFonts w:ascii="맑은 고딕" w:eastAsia="맑은 고딕" w:hAnsi="맑은 고딕"/>
        </w:rPr>
        <w:t>그림과 표</w:t>
      </w:r>
    </w:p>
    <w:p w:rsidR="00271AFC" w:rsidRPr="00E16BAA" w:rsidRDefault="00E16BAA">
      <w:pPr>
        <w:rPr>
          <w:rFonts w:ascii="맑은 고딕" w:eastAsia="맑은 고딕" w:hAnsi="맑은 고딕"/>
        </w:rPr>
      </w:pPr>
      <w:r>
        <w:rPr>
          <w:rFonts w:ascii="맑은 고딕" w:eastAsia="맑은 고딕" w:hAnsi="맑은 고딕"/>
          <w:b/>
        </w:rPr>
        <w:t>그림 1  대상자 선정 흐름</w:t>
      </w:r>
    </w:p>
    <w:p w:rsidR="00271AFC" w:rsidRPr="00E16BAA" w:rsidRDefault="00E16BAA">
      <w:pPr>
        <w:spacing w:after="80" w:line="240" w:lineRule="auto"/>
        <w:rPr>
          <w:rFonts w:ascii="맑은 고딕" w:eastAsia="맑은 고딕" w:hAnsi="맑은 고딕"/>
        </w:rPr>
      </w:pPr>
      <w:r>
        <w:rPr>
          <w:rFonts w:ascii="맑은 고딕" w:eastAsia="맑은 고딕" w:hAnsi="맑은 고딕"/>
          <w:noProof/>
          <w:lang w:eastAsia="ko-KR"/>
        </w:rPr>
        <w:drawing>
          <wp:inline distT="0" distB="0" distL="0" distR="0">
            <wp:extent cx="6217920" cy="5356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8"/>
                    <a:stretch>
                      <a:fillRect/>
                    </a:stretch>
                  </pic:blipFill>
                  <pic:spPr>
                    <a:xfrm>
                      <a:off x="0" y="0"/>
                      <a:ext cx="6217920" cy="5356161"/>
                    </a:xfrm>
                    <a:prstGeom prst="rect">
                      <a:avLst/>
                    </a:prstGeom>
                  </pic:spPr>
                </pic:pic>
              </a:graphicData>
            </a:graphic>
          </wp:inline>
        </w:drawing>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대상자 선정과 분석별 예 수를 제시하였다. 2025년 수술을 시행받은 추가 1예는 주 분석에서 제외하고 민감도 분석에만 포함하였다. SSD 분석의 제외 기준은 반대측 수술일과 영상 촬영일을 확인한 후 확정한다.</w:t>
      </w:r>
    </w:p>
    <w:p w:rsidR="00271AFC" w:rsidRPr="00E16BAA" w:rsidRDefault="00E16BAA">
      <w:pPr>
        <w:keepNext/>
        <w:pageBreakBefore/>
        <w:rPr>
          <w:rFonts w:ascii="맑은 고딕" w:eastAsia="맑은 고딕" w:hAnsi="맑은 고딕"/>
        </w:rPr>
      </w:pPr>
      <w:r>
        <w:rPr>
          <w:rFonts w:ascii="맑은 고딕" w:eastAsia="맑은 고딕" w:hAnsi="맑은 고딕"/>
          <w:b/>
        </w:rPr>
        <w:t xml:space="preserve">표 1  위치군별 대상자 특성</w:t>
      </w:r>
    </w:p>
    <w:tbl>
      <w:tblPr>
        <w:tblW w:w="0" w:type="auto"/>
        <w:tblLayout w:type="fixed"/>
        <w:tblLook w:val="04A0" w:firstRow="1" w:lastRow="0" w:firstColumn="1" w:lastColumn="0" w:noHBand="0" w:noVBand="1"/>
      </w:tblPr>
      <w:tblGrid>
        <w:gridCol w:w="2592"/>
        <w:gridCol w:w="1829"/>
        <w:gridCol w:w="1829"/>
        <w:gridCol w:w="1829"/>
        <w:gridCol w:w="1829"/>
      </w:tblGrid>
      <w:tr w:rsidR="00271AFC" w:rsidRPr="00E16BAA">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변수</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전체 81예</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 29예</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 35예</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 17예</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연령 세</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31.19 ± 13.59</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30.10 ± 12.60</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34.06 ± 15.38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27.12 ± 10.29</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commentRangeStart w:id="2"/>
            <w:r>
              <w:rPr>
                <w:rFonts w:ascii="맑은 고딕" w:eastAsia="맑은 고딕" w:hAnsi="맑은 고딕"/>
                <w:sz w:val="18"/>
              </w:rPr>
              <w:t>남성 n (%)</w:t>
            </w:r>
            <w:commentRangeEnd w:id="2"/>
            <w:r>
              <w:rPr>
                <w:rStyle w:val="CommentReference"/>
              </w:rPr>
              <w:commentReference w:id="2"/>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20059" w:author="Claude" w:date="2026-09-26T00:00:00Z">
              <w:r>
                <w:rPr>
                  <w:rFonts w:ascii="맑은 고딕" w:eastAsia="맑은 고딕" w:hAnsi="맑은 고딕"/>
                  <w:sz w:val="18"/>
                </w:rPr>
                <w:delText xml:space="preserve">26 (32.1)</w:delText>
              </w:r>
            </w:del>
            <w:ins w:id="20060" w:author="Claude" w:date="2026-09-26T00:00:00Z">
              <w:r>
                <w:rPr>
                  <w:rFonts w:ascii="맑은 고딕" w:eastAsia="맑은 고딕" w:hAnsi="맑은 고딕"/>
                  <w:sz w:val="18"/>
                </w:rPr>
                <w:t xml:space="preserve">35 (43.2)</w:t>
              </w:r>
            </w:ins>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20061" w:author="Claude" w:date="2026-09-26T00:00:00Z">
              <w:r>
                <w:rPr>
                  <w:rFonts w:ascii="맑은 고딕" w:eastAsia="맑은 고딕" w:hAnsi="맑은 고딕"/>
                  <w:sz w:val="18"/>
                </w:rPr>
                <w:delText xml:space="preserve">7 (24.1)</w:delText>
              </w:r>
            </w:del>
            <w:ins w:id="20062" w:author="Claude" w:date="2026-09-26T00:00:00Z">
              <w:r>
                <w:rPr>
                  <w:rFonts w:ascii="맑은 고딕" w:eastAsia="맑은 고딕" w:hAnsi="맑은 고딕"/>
                  <w:sz w:val="18"/>
                </w:rPr>
                <w:t xml:space="preserve">11 (37.9)</w:t>
              </w:r>
            </w:ins>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20063" w:author="Claude" w:date="2026-09-26T00:00:00Z">
              <w:r>
                <w:rPr>
                  <w:rFonts w:ascii="맑은 고딕" w:eastAsia="맑은 고딕" w:hAnsi="맑은 고딕"/>
                  <w:sz w:val="18"/>
                </w:rPr>
                <w:delText xml:space="preserve">11 (31.4)</w:delText>
              </w:r>
            </w:del>
            <w:ins w:id="20064" w:author="Claude" w:date="2026-09-26T00:00:00Z">
              <w:r>
                <w:rPr>
                  <w:rFonts w:ascii="맑은 고딕" w:eastAsia="맑은 고딕" w:hAnsi="맑은 고딕"/>
                  <w:sz w:val="18"/>
                </w:rPr>
                <w:t xml:space="preserve">15 (42.9)</w:t>
              </w:r>
            </w:ins>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20065" w:author="Claude" w:date="2026-09-26T00:00:00Z">
              <w:r>
                <w:rPr>
                  <w:rFonts w:ascii="맑은 고딕" w:eastAsia="맑은 고딕" w:hAnsi="맑은 고딕"/>
                  <w:sz w:val="18"/>
                </w:rPr>
                <w:delText xml:space="preserve">8 (47.1)</w:delText>
              </w:r>
            </w:del>
            <w:ins w:id="20066" w:author="Claude" w:date="2026-09-26T00:00:00Z">
              <w:r>
                <w:rPr>
                  <w:rFonts w:ascii="맑은 고딕" w:eastAsia="맑은 고딕" w:hAnsi="맑은 고딕"/>
                  <w:sz w:val="18"/>
                </w:rPr>
                <w:t xml:space="preserve">9 (52.9)</w:t>
              </w:r>
            </w:ins>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BMI kg/m²</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24.77 ± 3.35</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25.04 ± 4.00</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24.72 ± 2.74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24.41 ± 3.46</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Beighton 점수</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3.65 ± 2.47</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3.34 ± 2.27</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4.03 ± 2.53</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3.41 ± 2.69</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기록상 외래 추시 개월</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24.22 ± 21.64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20.98 ± 16.36</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26.28 ± 23.51</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25.50 ± 25.88</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위치비율 %</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38.37 ± 16.84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21.94 ± 2.98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38.99 ± 6.58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65.11 ± 7.82</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미세골절술 n</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lang w:eastAsia="ko-KR"/>
              </w:rPr>
            </w:pPr>
            <w:r>
              <w:rPr>
                <w:rFonts w:ascii="맑은 고딕" w:eastAsia="맑은 고딕" w:hAnsi="맑은 고딕"/>
                <w:sz w:val="18"/>
                <w:lang w:eastAsia="ko-KR"/>
              </w:rPr>
              <w:t>경비인대결합 고정술 n</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값은 별도 표시가 없으면 평균±표준편차. 인구학적 수치는 발목 단위이며 양측 발목 1명을 포함한다. </w:t>
      </w:r>
      <w:del w:id="20067" w:author="Claude" w:date="2026-09-26T00:00:00Z">
        <w:r>
          <w:rPr>
            <w:rFonts w:ascii="맑은 고딕" w:eastAsia="맑은 고딕" w:hAnsi="맑은 고딕"/>
            <w:sz w:val="17"/>
            <w:lang w:eastAsia="ko-KR"/>
          </w:rPr>
          <w:delText xml:space="preserve">성별은 코드 1=남성, 2=여성으로 해석하였다[코드 확인 필요].</w:delText>
        </w:r>
      </w:del>
      <w:ins w:id="20068" w:author="Claude" w:date="2026-09-26T00:00:00Z">
        <w:r>
          <w:rPr>
            <w:rFonts w:ascii="맑은 고딕" w:eastAsia="맑은 고딕" w:hAnsi="맑은 고딕"/>
            <w:sz w:val="17"/>
            <w:lang w:eastAsia="ko-KR"/>
          </w:rPr>
          <w:t xml:space="preserve">성별은 원자료의 숫자 코드(1=남성, 2=여성)와 문자 코드(M, F; 18예)를 모두 반영하였다.</w:t>
        </w:r>
      </w:ins>
      <w:r>
        <w:rPr>
          <w:rFonts w:ascii="맑은 고딕" w:eastAsia="맑은 고딕" w:hAnsi="맑은 고딕"/>
          <w:sz w:val="17"/>
          <w:lang w:eastAsia="ko-KR"/>
        </w:rPr>
        <w:t xml:space="preserve"> 기록상 외래 추시는 Last F/U</w:t>
      </w:r>
      <w:r>
        <w:rPr>
          <w:rFonts w:ascii="바탕" w:eastAsia="바탕" w:hAnsi="바탕" w:cs="바탕" w:hint="eastAsia"/>
          <w:sz w:val="17"/>
          <w:lang w:eastAsia="ko-KR"/>
        </w:rPr>
        <w:t>−</w:t>
      </w:r>
      <w:r>
        <w:rPr>
          <w:rFonts w:ascii="맑은 고딕" w:eastAsia="맑은 고딕" w:hAnsi="맑은 고딕"/>
          <w:sz w:val="17"/>
          <w:lang w:eastAsia="ko-KR"/>
        </w:rPr>
        <w:t xml:space="preserve">수술일이며 최종 PROM/영상 추시기간이 아니다. 기간 계산은 1년=365일을 적용하였다. 동반수술 수는 진단명이 아닌 수술명에 명시된 처치를 기준으로 한다.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 xml:space="preserve">실제 최종 임상평가 추시기간  [저자 확인 필요]</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전체 평균·표준편차·중앙값·범위 및 군별 추시기간은 각 평가일 확보 후 이 표에 추가한다. 기록상 외래 추시를 그대로 대체하지 않는다.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2  전체 및 위치군별 수술 전후 임상점수</w:t>
      </w:r>
    </w:p>
    <w:tbl>
      <w:tblPr>
        <w:tblW w:w="0" w:type="auto"/>
        <w:tblLayout w:type="fixed"/>
        <w:tblLook w:val="04A0" w:firstRow="1" w:lastRow="0" w:firstColumn="1" w:lastColumn="0" w:noHBand="0" w:noVBand="1"/>
      </w:tblPr>
      <w:tblGrid>
        <w:gridCol w:w="1728"/>
        <w:gridCol w:w="1800"/>
        <w:gridCol w:w="1800"/>
        <w:gridCol w:w="1800"/>
        <w:gridCol w:w="1800"/>
        <w:gridCol w:w="979"/>
      </w:tblGrid>
      <w:tr w:rsidR="00271AFC" w:rsidRPr="00E16BAA">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지표와 시점</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전체81예</w:t>
              <w:br/>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해부학적29예</w:t>
              <w:br/>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준해부학적35예</w:t>
              <w:br/>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비해부학적17예</w:t>
              <w:br/>
            </w:r>
          </w:p>
        </w:tc>
        <w:tc>
          <w:tcPr>
            <w:tcW w:w="97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군 간 P</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4.37 ± 1.32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4.00 ± 1.07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4.54 ± 1.44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4.65 ± 1.37</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0.163</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1.69 ± 1.20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1.79 ± 1.24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1.54 ± 1.12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1.82 ± 1.33</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0.671</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-2.68 ± 1.65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-2.21 ± 1.54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 ± 1.61</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-2.82 ± 1.81</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0.190</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67.62 ± 14.62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69.34 ± 16.67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67.49 ± 13.65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64.94 ± 13.14</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0.389</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96.44 ± 5.74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95.17 ± 6.13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97.51 ± 4.80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96.41 ± 6.68</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0.354</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28.83 ± 14.82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25.83 ± 17.14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30.03 ± 12.35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31.47 ± 15.24</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0.241</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51.65 ± 14.11</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48.62 ± 15.01</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53.74 ± 13.10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52.53 ± 14.49</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0.510</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93.84 ± 8.62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91.17 ± 10.72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95.46 ± 5.46</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95.06 ± 9.34</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0.335</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42.19 ± 13.33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42.55 ± 14.86</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41.71 ± 11.10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42.53 ± 15.48</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0.987</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6.27 ± 1.63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5.97 ± 1.95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6.17 ± 1.40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7.00 ± 1.27</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0.097</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6.56 ± 1.43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6.21 ± 1.66</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6.57 ± 1.20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7.12 ± 1.36</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0.152</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0.28 ± 0.87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 ± 0.99</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 ± 0.77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 ± 0.86</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0.469</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평균±표준편차. 변화량=수술 후−수술 전. 군 간 P는 Kruskal–Wallis 검정의 보정 전 값이다. 전체 집단의 전후 Wilcoxon P는 VAS·AOFAS·KP 각각 &lt;0.001, Tegner 0.005이다. KP 평균 변화량의 95% CI는 39.24–45.13점이다. 최종 추시 값과 변화량의 다중검정 보정값은 표 3A와 표 4에 제시하였다. Tegner 중앙값[IQR]은 수술 전 7 [5–7], 수술 후 7 [6–7]이며 활동점수 유지·향상은 71/81예(87.7%)이다.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3A  세 위치군의 최종 임상점수</w:t>
      </w:r>
    </w:p>
    <w:tbl>
      <w:tblPr>
        <w:tblW w:w="0" w:type="auto"/>
        <w:tblLayout w:type="fixed"/>
        <w:tblLook w:val="04A0" w:firstRow="1" w:lastRow="0" w:firstColumn="1" w:lastColumn="0" w:noHBand="0" w:noVBand="1"/>
      </w:tblPr>
      <w:tblGrid>
        <w:gridCol w:w="1987"/>
        <w:gridCol w:w="1944"/>
        <w:gridCol w:w="1944"/>
        <w:gridCol w:w="1944"/>
        <w:gridCol w:w="1022"/>
        <w:gridCol w:w="1066"/>
      </w:tblGrid>
      <w:tr w:rsidR="00271AFC" w:rsidRPr="00E16BAA">
        <w:trPr>
          <w:cantSplit/>
          <w:tblHeader/>
        </w:trPr>
        <w:tc>
          <w:tcPr>
            <w:tcW w:w="198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지표</w:t>
            </w:r>
          </w:p>
        </w:tc>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r>
          </w:p>
        </w:tc>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r>
          </w:p>
        </w:tc>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r>
          </w:p>
        </w:tc>
        <w:tc>
          <w:tcPr>
            <w:tcW w:w="102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6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1.79 ± 1.24</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1.54 ± 1.12</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1.82 ± 1.33</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0.671</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95.17 ± 6.13</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97.51 ± 4.80</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96.41 ± 6.68</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0.354</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91.17 ± 10.72</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95.46 ± 5.46</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95.06 ± 9.34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0.335</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6.21 ± 1.66</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6.57 ± 1.20</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7.12 ± 1.36</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0.152</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3.72 ± 4.16</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2.06 ± 3.57</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3.47 ± 5.12</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0.041</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0.539</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EQ-5D-5L 수준합*</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5.69 ± 1.28</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5.23 ± 0.49</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5.53 ± 0.94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0.284</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ADL</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96.87 ± 3.42</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97.85 ± 3.20</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97.93 ± 3.14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0.207</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Sports</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90.80 ± 12.81</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95.80 ± 4.91</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94.16 ± 8.41</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0.320</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모든 지표의 n은 각각 29, 35, 17. 평균±표준편차. P는 Kruskal–Wallis 검정이며 Holm P는 FAOS 5개를 포함한 13개 최종 임상지표 간 보정값이다. *FFI 척도·정규화 방식과 EQ-5D-5L 수준합 여부는 문항 자료 확인 전 잠정 표시. EQ-5D-5L 효용지수가 아니다. FAOS는 표 3B에 제시하였다.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3B  전체 및 위치군별 수술 후 FAOS</w:t>
      </w:r>
    </w:p>
    <w:tbl>
      <w:tblPr>
        <w:tblW w:w="0" w:type="auto"/>
        <w:tblLayout w:type="fixed"/>
        <w:tblLook w:val="04A0" w:firstRow="1" w:lastRow="0" w:firstColumn="1" w:lastColumn="0" w:noHBand="0" w:noVBand="1"/>
      </w:tblPr>
      <w:tblGrid>
        <w:gridCol w:w="1483"/>
        <w:gridCol w:w="1627"/>
        <w:gridCol w:w="1627"/>
        <w:gridCol w:w="1627"/>
        <w:gridCol w:w="1627"/>
        <w:gridCol w:w="907"/>
        <w:gridCol w:w="1152"/>
      </w:tblGrid>
      <w:tr w:rsidR="00271AFC" w:rsidRPr="00E16BAA">
        <w:trPr>
          <w:cantSplit/>
          <w:tblHeader/>
        </w:trPr>
        <w:tc>
          <w:tcPr>
            <w:tcW w:w="1483"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하위척도</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전체81예</w:t>
              <w:br/>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해부학적29예</w:t>
              <w:br/>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준해부학적35예</w:t>
              <w:br/>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비해부학적17예</w:t>
              <w:br/>
            </w:r>
          </w:p>
        </w:tc>
        <w:tc>
          <w:tcPr>
            <w:tcW w:w="90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15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97.36 ± 5.54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97.32 ± 3.19</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98.57 ± 3.19</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94.93 ± 10.22</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0.140</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96.83 ± 5.07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95.95 ± 5.27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97.55 ± 4.14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96.85 ± 6.42</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0.494</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98.45 ± 2.92</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98.07 ± 3.07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98.86 ± 2.32</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98.25 ± 3.75</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0.681</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93.64 ± 9.62</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91.03 ± 12.05</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96.14 ± 5.57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92.94 ± 10.76</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0.382</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92.82 ± 11.14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91.38 ± 11.86</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94.82 ± 10.34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91.18 ± 11.49</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0.221</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평균±표준편차. P는 Kruskal–Wallis 검정, Holm P는 표 3A·3B의 13개 최종 임상지표를 함께 보정한 값이다. 점수는 0–100이며 높을수록 양호하다. FAOS 하위척도는 81예 전원에서 확보되었다. 입력값을 유지한 분석으로 일부 점수는 문항별 채점 확인이 필요하다.</w:t>
      </w:r>
    </w:p>
    <w:p w:rsidR="00271AFC" w:rsidRPr="00E16BAA" w:rsidRDefault="00E16BAA">
      <w:pPr>
        <w:keepNext/>
        <w:rPr>
          <w:rFonts w:ascii="맑은 고딕" w:eastAsia="맑은 고딕" w:hAnsi="맑은 고딕"/>
          <w:lang w:eastAsia="ko-KR"/>
        </w:rPr>
      </w:pPr>
      <w:r>
        <w:rPr>
          <w:rFonts w:ascii="맑은 고딕" w:eastAsia="맑은 고딕" w:hAnsi="맑은 고딕"/>
          <w:b/>
          <w:lang w:eastAsia="ko-KR"/>
        </w:rPr>
        <w:t>FAOS 분포와 만점 비율</w:t>
      </w:r>
    </w:p>
    <w:tbl>
      <w:tblPr>
        <w:tblW w:w="0" w:type="auto"/>
        <w:tblLayout w:type="fixed"/>
        <w:tblLook w:val="04A0" w:firstRow="1" w:lastRow="0" w:firstColumn="1" w:lastColumn="0" w:noHBand="0" w:noVBand="1"/>
      </w:tblPr>
      <w:tblGrid>
        <w:gridCol w:w="2059"/>
        <w:gridCol w:w="2880"/>
        <w:gridCol w:w="2448"/>
        <w:gridCol w:w="2664"/>
      </w:tblGrid>
      <w:tr w:rsidR="00271AFC" w:rsidRPr="00E16BAA">
        <w:trPr>
          <w:cantSplit/>
          <w:tblHeader/>
        </w:trPr>
        <w:tc>
          <w:tcPr>
            <w:tcW w:w="205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하위척도</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중앙값 [IQR]</w:t>
            </w:r>
          </w:p>
        </w:tc>
        <w:tc>
          <w:tcPr>
            <w:tcW w:w="244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범위</w:t>
            </w:r>
          </w:p>
        </w:tc>
        <w:tc>
          <w:tcPr>
            <w:tcW w:w="266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100점 n (%)</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[97.22–100]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63.88–100.00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50/81 (61.7%)</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[96.42–100]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78.57–100.00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50/81 (61.7%)</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[98.52–100]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85.00–100.00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56/81 (69.1%)</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[90–100]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55.00–100.00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43/81 (53.1%)</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[87.5–100]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50.00–100.00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47/81 (58.0%)</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모든 하위척도에서 중앙값은 100점이었다. 수술 전 FAOS가 없어 전후 변화량은 분석하지 않았다.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4  세 위치군의 임상점수 변화량</w:t>
      </w:r>
    </w:p>
    <w:tbl>
      <w:tblPr>
        <w:tblW w:w="0" w:type="auto"/>
        <w:tblLayout w:type="fixed"/>
        <w:tblLook w:val="04A0" w:firstRow="1" w:lastRow="0" w:firstColumn="1" w:lastColumn="0" w:noHBand="0" w:noVBand="1"/>
      </w:tblPr>
      <w:tblGrid>
        <w:gridCol w:w="1584"/>
        <w:gridCol w:w="2088"/>
        <w:gridCol w:w="2088"/>
        <w:gridCol w:w="2088"/>
        <w:gridCol w:w="1022"/>
        <w:gridCol w:w="1037"/>
      </w:tblGrid>
      <w:tr w:rsidR="00271AFC" w:rsidRPr="00E16BAA">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지표</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r>
          </w:p>
        </w:tc>
        <w:tc>
          <w:tcPr>
            <w:tcW w:w="102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3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-2.21 ± 1.54</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 ± 1.61</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-2.82 ± 1.81</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0.190</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0.759</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25.83 ± 17.14</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30.03 ± 12.35</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31.47 ± 15.24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0.241</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0.759</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42.55 ± 14.86</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41.71 ± 11.10</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42.53 ± 15.48</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0.987</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0.987</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 ± 0.99</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 ± 0.77</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 ± 0.86</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0.469</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0.938</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변화량=수술 후</w:t>
      </w:r>
      <w:r>
        <w:rPr>
          <w:rFonts w:ascii="바탕" w:eastAsia="바탕" w:hAnsi="바탕" w:cs="바탕" w:hint="eastAsia"/>
          <w:sz w:val="17"/>
          <w:lang w:eastAsia="ko-KR"/>
        </w:rPr>
        <w:t>−</w:t>
      </w:r>
      <w:r>
        <w:rPr>
          <w:rFonts w:ascii="맑은 고딕" w:eastAsia="맑은 고딕" w:hAnsi="맑은 고딕"/>
          <w:sz w:val="17"/>
          <w:lang w:eastAsia="ko-KR"/>
        </w:rPr>
        <w:t xml:space="preserve">수술 전. n은 각각 29, 35, 17. 평균±표준편차. P는 Kruskal–Wallis 검정, Holm P는 4개 변화량 비교에 대한 보정값이다.</w:t>
      </w:r>
    </w:p>
    <w:p w:rsidR="00271AFC" w:rsidRPr="00E16BAA" w:rsidRDefault="00E16BAA">
      <w:pPr>
        <w:keepNext/>
        <w:rPr>
          <w:rFonts w:ascii="맑은 고딕" w:eastAsia="맑은 고딕" w:hAnsi="맑은 고딕"/>
          <w:lang w:eastAsia="ko-KR"/>
        </w:rPr>
      </w:pPr>
      <w:r>
        <w:rPr>
          <w:rFonts w:ascii="맑은 고딕" w:eastAsia="맑은 고딕" w:hAnsi="맑은 고딕"/>
          <w:b/>
          <w:lang w:eastAsia="ko-KR"/>
        </w:rPr>
        <w:t xml:space="preserve">표 5  세 위치군의 방사선학적 결과</w:t>
      </w:r>
    </w:p>
    <w:tbl>
      <w:tblPr>
        <w:tblW w:w="0" w:type="auto"/>
        <w:tblLayout w:type="fixed"/>
        <w:tblLook w:val="04A0" w:firstRow="1" w:lastRow="0" w:firstColumn="1" w:lastColumn="0" w:noHBand="0" w:noVBand="1"/>
      </w:tblPr>
      <w:tblGrid>
        <w:gridCol w:w="2160"/>
        <w:gridCol w:w="2232"/>
        <w:gridCol w:w="2232"/>
        <w:gridCol w:w="2232"/>
        <w:gridCol w:w="1051"/>
      </w:tblGrid>
      <w:tr w:rsidR="00271AFC" w:rsidRPr="00E16BAA">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지표와 시점</w:t>
            </w:r>
          </w:p>
        </w:tc>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r>
          </w:p>
        </w:tc>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r>
          </w:p>
        </w:tc>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r>
          </w:p>
        </w:tc>
        <w:tc>
          <w:tcPr>
            <w:tcW w:w="1051"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10.70 ± 4.67</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8.18 ± 3.92</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9.42 ± 5.44</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0.183</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7.00 ± 3.78</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5.90 ± 3.06</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7.09 ± 4.65</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0.642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-3.70 ± 2.82</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-2.28 ± 2.59</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-2.33 ± 2.79</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0.112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6.27 ± 1.90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5.93 ± 2.03</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5.67 ± 1.61</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0.690</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4.98 ± 1.10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4.67 ± 1.39</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5.58 ± 1.70</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0.168</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-1.29 ± 2.00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-1.26 ± 1.64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-0.09 ± 2.07</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5.91 ± 4.83</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3.75 ± 4.44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4.23 ± 4.62</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0.269</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1.72 ± 2.85</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1.79 ± 3.16</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0.90 ± 4.36</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0.177</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-4.19 ± 3.54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-1.96 ± 2.70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-3.32 ± 2.95</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0.088</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0.77 ± 1.54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0.25 ± 1.69</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0.82 ± 1.54</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0.462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 ± 1.08</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 ± 1.34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0.42 ± 1.15</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-1.01 ± 1.80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-0.22 ± 1.45</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-0.39 ± 2.23</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0.132</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평균±표준편차. 환측 영상 전후 대응 n은 27/33/12, SSD 전후 대응 n은 23/30/12. 표의 수술 전 수치도 각각 같은 대응 집단을 사용하였다. P값은 군별 시점 또는 변화량의 Kruskal–Wallis 검정으로 보정 전 탐색값이다. SSD는 환측</w:t>
      </w:r>
      <w:r>
        <w:rPr>
          <w:rFonts w:ascii="바탕" w:eastAsia="바탕" w:hAnsi="바탕" w:cs="바탕" w:hint="eastAsia"/>
          <w:sz w:val="17"/>
          <w:lang w:eastAsia="ko-KR"/>
        </w:rPr>
        <w:t>−</w:t>
      </w:r>
      <w:r>
        <w:rPr>
          <w:rFonts w:ascii="맑은 고딕" w:eastAsia="맑은 고딕" w:hAnsi="맑은 고딕"/>
          <w:sz w:val="17"/>
          <w:lang w:eastAsia="ko-KR"/>
        </w:rPr>
        <w:t>반대측, 변화는 수술 후</w:t>
      </w:r>
      <w:r>
        <w:rPr>
          <w:rFonts w:ascii="바탕" w:eastAsia="바탕" w:hAnsi="바탕" w:cs="바탕" w:hint="eastAsia"/>
          <w:sz w:val="17"/>
          <w:lang w:eastAsia="ko-KR"/>
        </w:rPr>
        <w:t>−</w:t>
      </w:r>
      <w:r>
        <w:rPr>
          <w:rFonts w:ascii="맑은 고딕" w:eastAsia="맑은 고딕" w:hAnsi="맑은 고딕"/>
          <w:sz w:val="17"/>
          <w:lang w:eastAsia="ko-KR"/>
        </w:rPr>
        <w:t>수술 전.</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6A  위치비율과 최종 임상 결과의 보정 연관성</w:t>
      </w:r>
    </w:p>
    <w:tbl>
      <w:tblPr>
        <w:tblW w:w="0" w:type="auto"/>
        <w:tblLayout w:type="fixed"/>
        <w:tblLook w:val="04A0" w:firstRow="1" w:lastRow="0" w:firstColumn="1" w:lastColumn="0" w:noHBand="0" w:noVBand="1"/>
      </w:tblPr>
      <w:tblGrid>
        <w:gridCol w:w="1944"/>
        <w:gridCol w:w="504"/>
        <w:gridCol w:w="3672"/>
        <w:gridCol w:w="1080"/>
        <w:gridCol w:w="1080"/>
        <w:gridCol w:w="1627"/>
      </w:tblGrid>
      <w:tr w:rsidR="00271AFC" w:rsidRPr="00E16BAA">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최종 결과</w:t>
            </w:r>
          </w:p>
        </w:tc>
        <w:tc>
          <w:tcPr>
            <w:tcW w:w="50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n</w:t>
            </w:r>
          </w:p>
        </w:tc>
        <w:tc>
          <w:tcPr>
            <w:tcW w:w="367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위치비율 10%p당 β95% CI</w:t>
              <w:br/>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추가 R²%p</w:t>
              <w:br/>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 (-0.22–0.15)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0.705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0.22</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0.48 (-0.39–1.35)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0.273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1.76</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0.50 (-0.93–1.94)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0.486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0.87</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0.00 (-0.11–0.11)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0.977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0.00</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0.03 (-0.71–0.77)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0.941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EQ-5D-5L 수준합*</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-0.03 (-0.18–0.13)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0.727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ADL</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0.18 (-0.27–0.63)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0.434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Sports</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0.89 (-0.68–2.46)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0.263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통증</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-0.55 (-1.63–0.52)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0.307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증상</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0.01 (-0.89–0.90)</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일상생활</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-0.05 (-0.54–0.45)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0.844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lang w:eastAsia="ko-KR"/>
              </w:rPr>
            </w:pPr>
            <w:r>
              <w:rPr>
                <w:rFonts w:ascii="맑은 고딕" w:eastAsia="맑은 고딕" w:hAnsi="맑은 고딕"/>
                <w:sz w:val="18"/>
                <w:lang w:eastAsia="ko-KR"/>
              </w:rPr>
              <w:t>FAOS 스포츠·여가</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0.67 (-0.86–2.21)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0.387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삶의 질</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-0.00 (-1.72–1.72)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HC3 강건 표준오차, t 기반 추론. 전후 지표는 해당 수술 전 점수·연령·성별·BMI·수술시기를 보정하였다. 수술 후에만 분석한 FFI·EQ·FAAM·FAOS는 기저값 없이 연령·성별·BMI·수술시기를 보정하였다. Holm P는 13개 임상 결과에 대한 위치비율 계수의 보정값이다. 추가 R²는 동일 완전사례의 표본 내 설명력 차이이며 검증된 예측력 증가가 아니다. 모든 임상지표의 분석 대상은 81예이다.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6B  위치비율과 최종 방사선 결과의 보정 연관성</w:t>
      </w:r>
    </w:p>
    <w:tbl>
      <w:tblPr>
        <w:tblW w:w="0" w:type="auto"/>
        <w:tblLayout w:type="fixed"/>
        <w:tblLook w:val="04A0" w:firstRow="1" w:lastRow="0" w:firstColumn="1" w:lastColumn="0" w:noHBand="0" w:noVBand="1"/>
      </w:tblPr>
      <w:tblGrid>
        <w:gridCol w:w="1944"/>
        <w:gridCol w:w="504"/>
        <w:gridCol w:w="3672"/>
        <w:gridCol w:w="1080"/>
        <w:gridCol w:w="1080"/>
        <w:gridCol w:w="1627"/>
      </w:tblGrid>
      <w:tr w:rsidR="00271AFC" w:rsidRPr="00E16BAA">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최종 결과</w:t>
            </w:r>
          </w:p>
        </w:tc>
        <w:tc>
          <w:tcPr>
            <w:tcW w:w="50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n</w:t>
            </w:r>
          </w:p>
        </w:tc>
        <w:tc>
          <w:tcPr>
            <w:tcW w:w="367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위치비율 10%p당 β95% CI</w:t>
              <w:br/>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추가 R²%p</w:t>
              <w:br/>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72</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0.31 (0.00–0.61)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0.049</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0.194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1.55</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72</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0.16 (-0.04–0.37)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0.118</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0.353</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3.09</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 (-0.37–0.61)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0.626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0.626</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0.31</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0.11 (-0.10–0.32)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0.283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0.567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1.96</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해당 수술 전 영상값·연령·성별·BMI·수술시기 보정. HC3 강건 표준오차와 t 기반 추론. Holm P는 4개 방사선 결과를 별도 검정군으로 보정하였다. 추가 R²는 같은 완전사례에서 위치비율 추가 전후의 표본 내 설명력 차이이다. 환측 TT의 정확한 95% CI는 0.002–0.610°이다.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수술 전 상태의 회귀계수</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최종 추시 KP 모형의 수술 전 KP: β=0.233 (95% CI 0.066–0.400), P=0.007.잔여 환측 TT 모형의 수술 전 TT: β=0.612 (95% CI 0.491–0.734), P&lt;0.001.최종 TT SSD 모형의 수술 전 TT SSD: β=0.493 (95% CI 0.355–0.632), P&lt;0.001.</w:t>
        <w:br/>
        <w:br/>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7  KP 및 FFI의 보조적 두 군 비교</w:t>
      </w:r>
    </w:p>
    <w:tbl>
      <w:tblPr>
        <w:tblW w:w="0" w:type="auto"/>
        <w:tblLayout w:type="fixed"/>
        <w:tblLook w:val="04A0" w:firstRow="1" w:lastRow="0" w:firstColumn="1" w:lastColumn="0" w:noHBand="0" w:noVBand="1"/>
      </w:tblPr>
      <w:tblGrid>
        <w:gridCol w:w="936"/>
        <w:gridCol w:w="2880"/>
        <w:gridCol w:w="3528"/>
        <w:gridCol w:w="1224"/>
        <w:gridCol w:w="1339"/>
      </w:tblGrid>
      <w:tr w:rsidR="00271AFC" w:rsidRPr="00E16BAA">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지표</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비교 방향</w:t>
            </w:r>
          </w:p>
        </w:tc>
        <w:tc>
          <w:tcPr>
            <w:tcW w:w="352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평균차 95% CI</w:t>
            </w:r>
          </w:p>
        </w:tc>
        <w:tc>
          <w:tcPr>
            <w:tcW w:w="122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순위검정 P</w:t>
            </w:r>
          </w:p>
        </w:tc>
        <w:tc>
          <w:tcPr>
            <w:tcW w:w="13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지표 내Holm P</w:t>
              <w:br/>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4.28 (-0.15–8.72)</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0.205</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0.616</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3.89 (-2.22–9.99)</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0.247</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0.616</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 (-5.48–4.68)</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0.663</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0.663</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-1.67 (-3.63–0.30)</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0.011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0.032</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-0.25 (-3.25–2.74)</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0.373</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0.595</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1.41 (-1.44–4.27)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0.298</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0.595</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평균차는 앞 군</w:t>
      </w:r>
      <w:r>
        <w:rPr>
          <w:rFonts w:ascii="바탕" w:eastAsia="바탕" w:hAnsi="바탕" w:cs="바탕" w:hint="eastAsia"/>
          <w:sz w:val="17"/>
          <w:lang w:eastAsia="ko-KR"/>
        </w:rPr>
        <w:t>−</w:t>
      </w:r>
      <w:r>
        <w:rPr>
          <w:rFonts w:ascii="맑은 고딕" w:eastAsia="맑은 고딕" w:hAnsi="맑은 고딕"/>
          <w:sz w:val="17"/>
          <w:lang w:eastAsia="ko-KR"/>
        </w:rPr>
        <w:t xml:space="preserve">뒤 군이며 CI는 Welch 평균차 신뢰구간이다. P는 Mann–Whitney U 순위검정으로 평균차 검정과 같지 않다. 마지막 열은 지표별 세 쌍 비교만 보정한 값이다. FFI는 최종 임상지표 13개 전체의 보정에서 P=0.539이므로, 이 표의 국소적 유의성을 확증적 우월성으로 주장하지 않는다.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 xml:space="preserve">그림 2  CT 측정 방법</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[저자 확인 필요] 대표 환자의 비식별 3차원 CT 정측면 영상에 FAT, FOT, 봉합나사 중심과 측정선을 표시한 그림을 제시한다. 측정 프로토콜을 확정한 후 세 군의 대표 영상을 배치한다.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t xml:space="preserve">표 8  FAOS 하위척도의 보조적 두 군 비교</w:t>
      </w:r>
    </w:p>
    <w:tbl>
      <w:tblPr>
        <w:tblW w:w="0" w:type="auto"/>
        <w:tblLayout w:type="fixed"/>
        <w:tblLook w:val="04A0" w:firstRow="1" w:lastRow="0" w:firstColumn="1" w:lastColumn="0" w:noHBand="0" w:noVBand="1"/>
      </w:tblPr>
      <w:tblGrid>
        <w:gridCol w:w="1152"/>
        <w:gridCol w:w="2736"/>
        <w:gridCol w:w="3456"/>
        <w:gridCol w:w="1224"/>
        <w:gridCol w:w="1339"/>
      </w:tblGrid>
      <w:tr w:rsidR="00271AFC" w:rsidRPr="00E16BAA">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하위척도</w:t>
            </w:r>
          </w:p>
        </w:tc>
        <w:tc>
          <w:tcPr>
            <w:tcW w:w="273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비교 방향</w:t>
            </w:r>
          </w:p>
        </w:tc>
        <w:tc>
          <w:tcPr>
            <w:tcW w:w="345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평균차 95% CI</w:t>
            </w:r>
          </w:p>
        </w:tc>
        <w:tc>
          <w:tcPr>
            <w:tcW w:w="122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순위검정 P</w:t>
            </w:r>
          </w:p>
        </w:tc>
        <w:tc>
          <w:tcPr>
            <w:tcW w:w="13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지표 내Holm P</w:t>
              <w:br/>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1.25 (-0.35–2.86)</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0.042</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0.125</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-2.38 (-7.74–2.97)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0.533</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0.859</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-3.64 (-8.98–1.70)</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0.430</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0.859</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1.60 (-0.82–4.01)</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0.255</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0.766</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0.89 (-2.87–4.66)</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0.444</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0.887</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-0.70 (-4.24–2.83)</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0.991</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0.78 (-0.61–2.17)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0.417</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0.18 (-2.02–2.37)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0.737</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-0.61 (-2.66–1.45)</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0.591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5.11 (0.19–10.03)</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0.159</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0.477</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1.91 (-5.06–8.87)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0.546</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-3.20 (-8.98–2.58)</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0.690</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3.44 (-2.19–9.07)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0.109</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0.326</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 (-7.42–7.01)</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0.990</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-3.64 (-10.37–3.08)</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0.402</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n은 해부학적 29예, 준해부학적 35예, 비해부학적 17예이다. 평균차는 앞 군</w:t>
      </w:r>
      <w:r>
        <w:rPr>
          <w:rFonts w:ascii="바탕" w:eastAsia="바탕" w:hAnsi="바탕" w:cs="바탕" w:hint="eastAsia"/>
          <w:sz w:val="17"/>
          <w:lang w:eastAsia="ko-KR"/>
        </w:rPr>
        <w:t>−</w:t>
      </w:r>
      <w:r>
        <w:rPr>
          <w:rFonts w:ascii="맑은 고딕" w:eastAsia="맑은 고딕" w:hAnsi="맑은 고딕"/>
          <w:sz w:val="17"/>
          <w:lang w:eastAsia="ko-KR"/>
        </w:rPr>
        <w:t xml:space="preserve">뒤 군이며 CI는 Welch 평균차 신뢰구간이다. P는 Mann–Whitney U 검정, 마지막 열은 하위척도별 세 쌍 비교의 Holm 보정값이다. 스포츠·여가의 준해부학적</w:t>
      </w:r>
      <w:r>
        <w:rPr>
          <w:rFonts w:ascii="바탕" w:eastAsia="바탕" w:hAnsi="바탕" w:cs="바탕" w:hint="eastAsia"/>
          <w:sz w:val="17"/>
          <w:lang w:eastAsia="ko-KR"/>
        </w:rPr>
        <w:t>−</w:t>
      </w:r>
      <w:r>
        <w:rPr>
          <w:rFonts w:ascii="맑은 고딕" w:eastAsia="맑은 고딕" w:hAnsi="맑은 고딕"/>
          <w:sz w:val="17"/>
          <w:lang w:eastAsia="ko-KR"/>
        </w:rPr>
        <w:t xml:space="preserve">해부학적 평균차 CI는 0을 제외하지만 순위검정은 유의하지 않았다. </w:t>
      </w:r>
      <w:del w:id="20069" w:author="Claude" w:date="2026-09-26T00:00:00Z">
        <w:r>
          <w:rPr>
            <w:rFonts w:ascii="맑은 고딕" w:eastAsia="맑은 고딕" w:hAnsi="맑은 고딕"/>
            <w:sz w:val="17"/>
            <w:lang w:eastAsia="ko-KR"/>
          </w:rPr>
          <w:delText xml:space="preserve">서로 다른 통계적 대상을 평가하므로 모순이 아니며, 주 분석에 맞추어</w:delText>
        </w:r>
      </w:del>
      <w:ins w:id="20070" w:author="Claude" w:date="2026-09-26T00:00:00Z">
        <w:r>
          <w:rPr>
            <w:rFonts w:ascii="맑은 고딕" w:eastAsia="맑은 고딕" w:hAnsi="맑은 고딕"/>
            <w:sz w:val="17"/>
            <w:lang w:eastAsia="ko-KR"/>
          </w:rPr>
          <w:t xml:space="preserve">주 분석에 맞추어</w:t>
        </w:r>
      </w:ins>
      <w:r>
        <w:rPr>
          <w:rFonts w:ascii="맑은 고딕" w:eastAsia="맑은 고딕" w:hAnsi="맑은 고딕"/>
          <w:sz w:val="17"/>
          <w:lang w:eastAsia="ko-KR"/>
        </w:rPr>
        <w:t xml:space="preserve"> 순위검정과 다중검정 결과로 해석하였다.</w:t>
      </w:r>
    </w:p>
    <w:p w:rsidR="00271AFC" w:rsidRPr="00E16BAA" w:rsidRDefault="00E16BAA">
      <w:pPr>
        <w:pStyle w:val="1"/>
        <w:pageBreakBefore/>
        <w:rPr>
          <w:rFonts w:ascii="맑은 고딕" w:eastAsia="맑은 고딕" w:hAnsi="맑은 고딕"/>
          <w:lang w:eastAsia="ko-KR"/>
        </w:rPr>
      </w:pPr>
      <w:commentRangeStart w:id="4"/>
      <w:r>
        <w:rPr>
          <w:rFonts w:ascii="맑은 고딕" w:eastAsia="맑은 고딕" w:hAnsi="맑은 고딕"/>
          <w:lang w:eastAsia="ko-KR"/>
        </w:rPr>
        <w:t>저자 검토 부록</w:t>
      </w:r>
      <w:commentRangeEnd w:id="4"/>
      <w:r>
        <w:rPr>
          <w:rStyle w:val="CommentReference"/>
        </w:rPr>
        <w:commentReference w:id="4"/>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b/>
          <w:sz w:val="20"/>
          <w:lang w:eastAsia="ko-KR"/>
        </w:rPr>
        <w:t>이번 본문 교정과 초록 관련 확인사항</w:t>
      </w:r>
    </w:p>
    <w:p w:rsidR="00271AFC" w:rsidRPr="00E16BAA" w:rsidRDefault="00E16BAA">
      <w:pPr>
        <w:spacing w:after="100" w:line="320" w:lineRule="exact"/>
        <w:rPr>
          <w:rFonts w:ascii="맑은 고딕" w:eastAsia="맑은 고딕" w:hAnsi="맑은 고딕"/>
          <w:lang w:eastAsia="ko-KR"/>
        </w:rPr>
      </w:pPr>
      <w:del w:id="20071" w:author="Claude" w:date="2026-09-26T00:00:00Z">
        <w:r>
          <w:rPr>
            <w:rFonts w:ascii="맑은 고딕" w:eastAsia="맑은 고딕" w:hAnsi="맑은 고딕"/>
            <w:sz w:val="20"/>
            <w:lang w:eastAsia="ko-KR"/>
          </w:rPr>
          <w:delText xml:space="preserve">초록은 문구·수치·서식을 포함하여 수정하지 않았다.</w:delText>
        </w:r>
      </w:del>
      <w:ins w:id="20072" w:author="Claude" w:date="2026-09-26T00:00:00Z">
        <w:r>
          <w:rPr>
            <w:rFonts w:ascii="맑은 고딕" w:eastAsia="맑은 고딕" w:hAnsi="맑은 고딕"/>
            <w:sz w:val="20"/>
            <w:lang w:eastAsia="ko-KR"/>
          </w:rPr>
          <w:t xml:space="preserve">v1.1에서는 초록을 수정하지 않았으나, v1.2에서 대상 수(80명 81예)와 FFI 문장을 본문 분석에 맞추어 수정하였다(변경 내용 추적).</w:t>
        </w:r>
      </w:ins>
      <w:r>
        <w:rPr>
          <w:rFonts w:ascii="맑은 고딕" w:eastAsia="맑은 고딕" w:hAnsi="맑은 고딕"/>
          <w:sz w:val="20"/>
          <w:lang w:eastAsia="ko-KR"/>
        </w:rPr>
        <w:t xml:space="preserve"> 본문 용어는 초록과 저자 수정에 맞추어 관절경적 변형 브로스트롬 술식, 비골 은폐 결절, 비골 전방 결절, 거골경사각, 전방 전위, Karlsson-Peterson 점수로 통일하였다. 주관적인 휘청거림은 본문 첫 사용 시에만 giving way를 병기하였다. 연구 대상의 첫 문장은 연구기간·술식·최종 대상자 수를 먼저 제시하도록 교정하였다. 아래 세 사항은 초록을 보존한 상태에서 저자의 확인을 위해 남겼다.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초록과 본문 대조 시 확인할 사항: </w:t>
      </w:r>
      <w:del w:id="20073" w:author="Claude" w:date="2026-09-26T00:00:00Z">
        <w:r>
          <w:rPr>
            <w:rFonts w:ascii="맑은 고딕" w:eastAsia="맑은 고딕" w:hAnsi="맑은 고딕"/>
            <w:sz w:val="20"/>
            <w:lang w:eastAsia="ko-KR"/>
          </w:rPr>
          <w:delText xml:space="preserve">(1) 초록의 Tegner 유지·향상은 68예(87.7%)로 되어 있으나, ver2.6 분석과 본문은 26예 향상+45예 유지=71예(87.7%)이다. 68/81은 84.0%이다.</w:delText>
        </w:r>
      </w:del>
      <w:ins w:id="20074" w:author="Claude" w:date="2026-09-26T00:00:00Z">
        <w:r>
          <w:rPr>
            <w:rFonts w:ascii="맑은 고딕" w:eastAsia="맑은 고딕" w:hAnsi="맑은 고딕"/>
            <w:sz w:val="20"/>
            <w:lang w:eastAsia="ko-KR"/>
          </w:rPr>
          <w:t xml:space="preserve">(1) 초록의 Tegner 유지·향상은 71예(87.7%)로 이미 수정되어 본문과 일치한다.</w:t>
        </w:r>
      </w:ins>
      <w:r>
        <w:rPr>
          <w:rFonts w:ascii="맑은 고딕" w:eastAsia="맑은 고딕" w:hAnsi="맑은 고딕"/>
          <w:sz w:val="20"/>
          <w:lang w:eastAsia="ko-KR"/>
        </w:rPr>
        <w:t xml:space="preserve"> (2) 초록의 최소 2년 추시 여부는 각 최종 임상평가일과 영상 촬영일을 기준으로 확인해야 한다. 마지막 외래 방문일 기준 자료만으로 81예 전원의 최소 2년 추시가 확인되지는 않는다. (3) 모든 봉합나사 위치를 3차원 CT로 측정하였으므로 초록의 “3차원 CT 분석”이 별도 분석을 의미하는지 확인이 필요하다. 연속형 위치비율 회귀분석을 의미한다면 그 의미를 구분해야 한다. 또한 FFI의 세 쌍 비교만 보정한 P=0.032와 13개 최종 임상지표의 군 간 검정을 함께 보정한 P=0.539를 구분해야 한다. 이번 교정에서는 이들 초록 문구를 수정하지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FAOS는 5개 하위척도만 분석하였다. FFI의 군 간 P=0.041, 해부학적–준해부학적 쌍별 원 P=0.011과 지표 내 Holm P=0.032, 13개 임상지표 전체의 Holm P=0.539를 구분하였다. 단조·선형 연관성이 없다는 사실만으로 비선형 효과까지 없다고 단정하지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SSD 71예는 양측 영상 완전자료 전체이며, 65예는 반대측 수술 관련 6예를 추가 제외한 보수적 집단이다. 71예의 위치비율–최종 TT SSD 상관은 </w:t>
      </w:r>
      <w:r>
        <w:rPr>
          <w:rFonts w:ascii="맑은 고딕" w:eastAsia="맑은 고딕" w:hAnsi="맑은 고딕"/>
          <w:sz w:val="20"/>
        </w:rPr>
        <w:t>ρ</w:t>
      </w:r>
      <w:r>
        <w:rPr>
          <w:rFonts w:ascii="맑은 고딕" w:eastAsia="맑은 고딕" w:hAnsi="맑은 고딕"/>
          <w:sz w:val="20"/>
          <w:lang w:eastAsia="ko-KR"/>
        </w:rPr>
        <w:t>=</w:t>
      </w:r>
      <w:r>
        <w:rPr>
          <w:rFonts w:ascii="바탕" w:eastAsia="바탕" w:hAnsi="바탕" w:cs="바탕" w:hint="eastAsia"/>
          <w:sz w:val="20"/>
          <w:lang w:eastAsia="ko-KR"/>
        </w:rPr>
        <w:t>−</w:t>
      </w:r>
      <w:r>
        <w:rPr>
          <w:rFonts w:ascii="맑은 고딕" w:eastAsia="맑은 고딕" w:hAnsi="맑은 고딕"/>
          <w:sz w:val="20"/>
          <w:lang w:eastAsia="ko-KR"/>
        </w:rPr>
        <w:t xml:space="preserve">0.254, P=0.032, 65예는 </w:t>
      </w:r>
      <w:r>
        <w:rPr>
          <w:rFonts w:ascii="맑은 고딕" w:eastAsia="맑은 고딕" w:hAnsi="맑은 고딕"/>
          <w:sz w:val="20"/>
        </w:rPr>
        <w:t>ρ</w:t>
      </w:r>
      <w:r>
        <w:rPr>
          <w:rFonts w:ascii="맑은 고딕" w:eastAsia="맑은 고딕" w:hAnsi="맑은 고딕"/>
          <w:sz w:val="20"/>
          <w:lang w:eastAsia="ko-KR"/>
        </w:rPr>
        <w:t>=</w:t>
      </w:r>
      <w:r>
        <w:rPr>
          <w:rFonts w:ascii="바탕" w:eastAsia="바탕" w:hAnsi="바탕" w:cs="바탕" w:hint="eastAsia"/>
          <w:sz w:val="20"/>
          <w:lang w:eastAsia="ko-KR"/>
        </w:rPr>
        <w:t>−</w:t>
      </w:r>
      <w:r>
        <w:rPr>
          <w:rFonts w:ascii="맑은 고딕" w:eastAsia="맑은 고딕" w:hAnsi="맑은 고딕"/>
          <w:sz w:val="20"/>
          <w:lang w:eastAsia="ko-KR"/>
        </w:rPr>
        <w:t xml:space="preserve">0.227, P=0.069이다. 이 차이는 계산 오류가 아닌 분석대상 차이로, 양쪽 결과를 보고하였다. 최종 대상 선정은 각 반대측 수술일과 영상일로 확정해야 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참고문헌은 다른 논문의 참고문헌 목록만 옮겨 늘리지 않았다. 기존에 직접 확인한 원문과 도구의 원저·공식 설명에 근거한 38개 문헌을 유지하고 인용 순서를 다시 매겼다. 확인되지 않은 한국어 설문 타당화나 실제 술식은 사실로 추가하지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이 부록은 내부 검토용이며 투고 원고에서 삭제한다. 아래 항목은 결론을 원하는 방향으로 맞추기 위한 제외 기준이 아니라 연구방법과 분석집단을 재현 가능하게 확정하기 위한 확인사항이다.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먼저 확정할 사항</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1. 연구기간과 추시 기준. 기존 2018–2024년 94예를 유지할지 확인이 필요하다. No.95(2025년 8월 12일 수술)는 CT 위치와 여러 결과가 입력되어 있다. 현재 주 분석 81예에는 포함하지 않았으며 추가하면 82예이다. 이 결정은 유의성 여부로 정하지 않는다.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2. 날짜. 각 환자의 최종 PROM 평가일과 각 스트레스 영상 촬영일을 따로 입력해 달라. Last F/U 열로는 분석 81예 중 23예가 11개월 미만이고 최소 2년 확인은 29예이다. 최근 설문이 장기 추시라면 해당 평가일을 사용해야 하며, 수술일부터 오늘까지 경과한 시간을 실제 추시로 쓰면 안 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3. 실제 술식. No.28의 기록에는 처음부터 mini-open으로 진행했다는 내용이 있다. 인대 봉합도 개방인지, 동반 골편 처치만 개방인지 확인이 필요하다. No.18의 기록에는 scar tissue를 AITFL에 붙였다는 기술이 있어 실제 봉합나사의 역할과 봉합 구조를 확인해야 한다. No.2의 IER 봉합나사 파손 및 No.4의 불완전 고정 기록도 합병증·고정 실패 분류를 위해 확인해야 한다. 확인 전 자동 제외하지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4. 건측 수술. 이번에 확인된 반대측 수술 관련 기록은 No.24, No.59, No.68, No.69 및 No.72/80(분석 내 2예)으로 5명 6예이다. No.24는 반대측 open Broström, No.68은 반대측 재건술, No.69는 반대측 open 수술 기록이 있다. 과거 3명만 제외했던 SSD 분석을 그대로 사용하지 않고 이번에는 6예를 보수적으로 제외하였다. 실제 수술일과 각 영상일을 확인하면 SSD 적격성은 다시 판단할 수 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5. 측정 정의. 3차원 재구성이 완료되었다는 점은 반영했다. 정측면 정렬, 봉합나사 중심의 정의, 여러 봉합나사 중 어떤 봉합나사를 측정했는지 및 Lee Figure 3과 같은 투영 거리인지 확인해야 한다. 25% 근처의 No.24·No.41·No.74 등과 50% 근처의 No.2는 독립 재측정에서 분류가 변할 수 있다. 숫자상 분류 오류는 없었다.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추가 영상 확인. os subfibulare 또는 골편 절제 환자는 수술 전후 CT를 대조하여 FOT가 남아 있고 식별 가능한지 표시해 달라. Lee의 Response에서 제시한 작은 골편 환자의 측정 가능성을 큰 골편이나 절제 후 변형된 비골에 그대로 적용하지 않는다. 측정 불가 시 임의 기준점을 대입하지 말고 사유를 기록하며, 경계값 근처 증례를 포함한 독립·반복측정으로 비율의 ICC와 분류 일치도를 확인한다.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결과 자료와 설문 확인</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6. 수술 후 환측 스트레스 영상 결측 9예는 No.9, No.15, No.26, No.38, No.57, No.63, No.75, No.77, No.82이다. No.93은 환측 수술 후 값은 있으나 반대측 수술 후 값이 비어 있다. 존재하는 영상이 있다면 추가하고, 없으면 분석별 결측으로 보고한다.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7. 수술명에 명시된 syndesmosis fixation은 현재 81예에서 No.27·No.50·No.67·No.78·No.82·No.88·No.93의 7예이다. 과거 언급된 8명과 분모·제외 기준이 다른지 확인해야 한다. No.30은 비골 인대 봉합술 미시행으로 제외되어 있다. No.41은 진단에 syndesmotic instability가 있으나 수술명에는 fixation이 없어 현재 고정술로 계산하지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8. 설문 원점수. KP·FFI·FAAM 원설문과 합산식, 사용한 한국어 버전을 확인해야 한다. 최종 수치가 가능한 범위에 있다는 사실만으로 문항별 계산이나 측정 타당성까지 검증되는 것은 아니다. 특히 FFI가 0–100 정규화 점수인지 원점수인지, EQ-5D-5L이 5개 수준의 단순합인지 명시해 달라. AOFAS의 객관적 항목을 전화만으로 추정해 채웠는지도 확인이 필요하다.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9. FAOS 하위척도. ver2.6에서 No.51의 5개 하위척도가 추가되어 주 분석 81예 전원의 FAOS가 확보되었다. FAOS가 입력된 No.30은 기존 술식 제외 대상이므로 분석 표본에 추가하지 않았다. 기존 문항별 채점 확인 목록은 변하지 않았으며 이 부록 뒤에 제시하였다. Tegner before가 손상 전 또는 수술 직전인지는 여전히 확인이 필요하다.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10. 재발성 염좌, 주관적인 휘청거림, 재수술·revision, 봉합나사 이완·파손 및 스포츠 복귀를 환자별로 확인해 달라. 아직 미확인이라면 사건 미발생으로 0을 입력하지 않는다. CT 측정과 방사선 작도의 반복측정 자료도 필요하다. 연속값의 ICC와 세 군 분류의 일치도는 실제 반복자료를 받은 후 분석한다.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확인한 원문과 추가로 필요한 자료</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다시 제공된 Matsui 논문을 포함하여 추가 원문 20편을 모두 확인하였고, 기존 17개 참고문헌과 합쳐 FAOS 채점 안내서까지 포함하여 총 38개로 정리하였다. Matsui의 FOT 해부학 연구는 측정 기준점의 근거로 반영했으며 위치별 임상적 우열을 입증하는 연구로 인용하지 않았다. 기존의 4번 원문 재요청 사항은 해결되었다.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1.pdf는 Xiong 등의 Letter이며, 2.pdf는 같은 Letter와 Lee 등의 Response를 함께 포함한다. 중복된 Letter는 한 번만 인용하였다. 서신의 문제 제기와 저자의 설명은 모두 고찰에 반영했으며, 서신을 독립된 임상 연구로 취급하지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설문 방법을 확정하려면 실제 사용한 한국어 KP·FFI·FAAM·FAOS 설문지와 채점 설명서, 해당 버전의 타당화 논문이 필요하다. 이번에는 Roos의 FAOS 원저까지 확인하였지만, 다른 척도 원저 전체와 실제 사용한 한국어 버전이 모두 확인된 것은 아니다. 한국어 타당화가 입증되었다는 주장은 넣지 않았다. 문헌 수를 늘리는 것보다 실제 사용한 설문 버전에 대한 근거를 확보하는 것이 우선이다.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서지정보는 정규 권호를 기준으로 정리하였다. Ahn은 2021년, Wang은 2024년, Park의 초음파 연구는 2026년, Cottom의 66명 연구는 2024년 논문이다. 이들은 온라인 공개 연도와 정규 권호 연도가 다르다.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원문 확인 후 보완한 핵심 해석</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Shoji의 생역학 연구는 비해부학적 봉합과 정상 상태의 일부 운동학적 차이를 보고했지만, 두 봉합 위치의 직접 비교에서는 유의한 차이가 없었다고 제한점에 명시하였다. 생역학 근거를 임상적 우열의 증명으로 확대하지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Thès 연구는 초록의 40.2% 봉합·59.7% 재건 비율이 초기 286명 구성과 일치하고, 본문 Results와 Table 2의 최종 172명은 봉합 56명·재건 116명이다. 원고에는 본문과 표에서 확인한 최종 분석 수를 사용하였다. Guelfi 연구는 제목에 5년이 있으나 실제 추시는 47–81개월로 최소 5년 코호트가 아니다.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Yoshimoto 연구는 인대 상태에 따른 SAFE-Q 차이가 유의하지 않아도 재염좌에는 차이가 있음을 보여준다. 따라서 현재의 KP·FFI·FAAM 비유의성을 재발률의 동등성으로 확장하지 않았다. Park의 전신 이완성 연구도 Beighton–KP 단순상관과 동일한 질문이 아니므로, 본 연구 자료에서 상관이 없다는 이유로 전신 이완성의 예후 중요성을 부정하지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현재 결론을 강화할 우선순위는 평가일과 적격성 확정, 영상 측정 신뢰도, 실제 술식과 동반 병변 정리, 재발 사건 확인 및 문항별 설문 채점 검증이다. 이 정보가 확정되기 전에는 새로운 군 구분이나 반복 검정으로 유의한 결과를 찾는 방향을 권하지 않는다.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다음 수정에서 유지할 해석</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현재 연구는 “봉합나사 위치만으로 임상 결과를 설명하기 어렵다”는 관찰적 근거를 제시하는 방향이 타당하다. 다만 최종 추시일, 실제 술식, 측정 신뢰도와 FAOS 채점이 확정되어야 원고의 재현성과 선행연구 비교가 강화된다. 제목에 “동등한 결과” 또는 “위치는 중요하지 않다”를 넣거나, 관찰된 결과를 보고 설정한 가설을 사전 가설로 기술하지 않는다.</w:t>
      </w:r>
    </w:p>
    <w:p w:rsidR="00271AFC" w:rsidRPr="00E16BAA" w:rsidRDefault="00E16BAA">
      <w:pPr>
        <w:pStyle w:val="1"/>
        <w:pageBreakBefore/>
        <w:rPr>
          <w:rFonts w:ascii="맑은 고딕" w:eastAsia="맑은 고딕" w:hAnsi="맑은 고딕"/>
          <w:lang w:eastAsia="ko-KR"/>
        </w:rPr>
      </w:pPr>
      <w:r>
        <w:rPr>
          <w:rFonts w:ascii="맑은 고딕" w:eastAsia="맑은 고딕" w:hAnsi="맑은 고딕"/>
          <w:lang w:eastAsia="ko-KR"/>
        </w:rPr>
        <w:t>FAOS 입력 확인 목록</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아래 목록은 채점 오류가 확정된 사례가 아니라 원설문과 응답 문항수 확인이 필요한 사례이다. 입력값을 임의로 수정하거나 가까운 점수로 치환하지 않았다. 주 분석은 현재 입력값을 사용하였다.</w:t>
      </w:r>
    </w:p>
    <w:p w:rsidR="00271AFC" w:rsidRPr="00E16BAA" w:rsidRDefault="00E16BAA">
      <w:pPr>
        <w:keepNext/>
        <w:spacing w:after="100" w:line="320" w:lineRule="exact"/>
        <w:rPr>
          <w:rFonts w:ascii="맑은 고딕" w:eastAsia="맑은 고딕" w:hAnsi="맑은 고딕"/>
        </w:rPr>
      </w:pPr>
      <w:r>
        <w:rPr>
          <w:rFonts w:ascii="맑은 고딕" w:eastAsia="맑은 고딕" w:hAnsi="맑은 고딕"/>
          <w:b/>
          <w:sz w:val="20"/>
        </w:rPr>
        <w:t xml:space="preserve">문항별 원점수 확인 대상</w:t>
      </w:r>
    </w:p>
    <w:tbl>
      <w:tblPr>
        <w:tblW w:w="0" w:type="auto"/>
        <w:tblLayout w:type="fixed"/>
        <w:tblLook w:val="04A0" w:firstRow="1" w:lastRow="0" w:firstColumn="1" w:lastColumn="0" w:noHBand="0" w:noVBand="1"/>
      </w:tblPr>
      <w:tblGrid>
        <w:gridCol w:w="1656"/>
        <w:gridCol w:w="864"/>
        <w:gridCol w:w="1080"/>
        <w:gridCol w:w="936"/>
        <w:gridCol w:w="5371"/>
      </w:tblGrid>
      <w:tr w:rsidR="00271AFC" w:rsidRPr="00E16BAA">
        <w:trPr>
          <w:cantSplit/>
          <w:tblHeader/>
        </w:trPr>
        <w:tc>
          <w:tcPr>
            <w:tcW w:w="57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명단</w:t>
            </w:r>
          </w:p>
        </w:tc>
        <w:tc>
          <w:tcPr>
            <w:tcW w:w="86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셀</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하위척도</w:t>
            </w:r>
          </w:p>
        </w:tc>
        <w:tc>
          <w:tcPr>
            <w:tcW w:w="93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입력값</w:t>
            </w:r>
          </w:p>
        </w:tc>
        <w:tc>
          <w:tcPr>
            <w:tcW w:w="5371"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확인 사항</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93</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AS94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증상</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89.82</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7문항 및 허용 결측 처리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18</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AT19</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90</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27</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AT28</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31</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AT32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37</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AT38</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56</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AT57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59</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AT60</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65</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AT66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74</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AT75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80</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AT81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89</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AT90</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91</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AT92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93</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AT94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90</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bl>
    <w:p w:rsidR="00271AFC" w:rsidRPr="00E16BAA" w:rsidRDefault="00E16BAA">
      <w:pPr>
        <w:spacing w:before="80" w:after="100" w:line="320" w:lineRule="exact"/>
        <w:rPr>
          <w:rFonts w:ascii="맑은 고딕" w:eastAsia="맑은 고딕" w:hAnsi="맑은 고딕"/>
          <w:lang w:eastAsia="ko-KR"/>
        </w:rPr>
      </w:pPr>
      <w:r>
        <w:rPr>
          <w:rFonts w:ascii="맑은 고딕" w:eastAsia="맑은 고딕" w:hAnsi="맑은 고딕"/>
          <w:sz w:val="20"/>
          <w:lang w:eastAsia="ko-KR"/>
        </w:rPr>
        <w:t xml:space="preserve">No.93은 증상·일상생활 모두 확인 대상이므로 12명의 13개 셀이다. No.93 Symptoms 89.82를 89.28 등으로 임의 수정하지 않는다. ADL 85·90·95점은 15문항 응답의 평균으로 산출될 수 있으므로 실제 무응답 문항과 사용한 채점 규칙을 확인해야 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확인 대상 점수를 제외하면 증상은 80예에서 P=0.619, 일상생활은 69예에서 P=0.266이었다. 다만 일상생활 제외 분석의 연속형 위치비율 계수는 -0.196점/10%p(95% 신뢰구간 -0.378–-0.013, 보정 전 P=0.036)였고, 동일한 13개 임상지표의 Holm 보정 후 </w:t>
      </w:r>
      <w:del w:id="20075" w:author="Claude" w:date="2026-09-26T00:00:00Z">
        <w:r>
          <w:rPr>
            <w:rFonts w:ascii="맑은 고딕" w:eastAsia="맑은 고딕" w:hAnsi="맑은 고딕"/>
            <w:sz w:val="20"/>
            <w:lang w:eastAsia="ko-KR"/>
          </w:rPr>
          <w:delText xml:space="preserve">P=0.465이었다</w:delText>
        </w:r>
      </w:del>
      <w:ins w:id="20076" w:author="Claude" w:date="2026-09-26T00:00:00Z">
        <w:r>
          <w:rPr>
            <w:rFonts w:ascii="맑은 고딕" w:eastAsia="맑은 고딕" w:hAnsi="맑은 고딕"/>
            <w:sz w:val="20"/>
            <w:lang w:eastAsia="ko-KR"/>
          </w:rPr>
          <w:t xml:space="preserve">P=0.465였다</w:t>
        </w:r>
      </w:ins>
      <w:r>
        <w:rPr>
          <w:rFonts w:ascii="맑은 고딕" w:eastAsia="맑은 고딕" w:hAnsi="맑은 고딕"/>
          <w:sz w:val="20"/>
          <w:lang w:eastAsia="ko-KR"/>
        </w:rPr>
        <w:t xml:space="preserve">. 입력 확인이 끝난 뒤 원점수로 다시 계산해야 하며, 이 제외 분석을 확정된 연구대상 선정이나 위치 효과의 증명으로 사용하지 않는다.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추가 요청 자료: No.93의 Symptoms 문항별 점수, 위 12예의 ADL 응답 문항수와 원점수, 실제 사용한 한국어 설문 및 최종 평가일.</w:t>
      </w:r>
    </w:p>
    <w:sectPr w:rsidR="00271AFC" w:rsidRPr="00E16BAA" w:rsidSect="00034616">
      <w:footerReference w:type="default" r:id="rId9"/>
      <w:pgSz w:w="12240" w:h="15840"/>
      <w:pgMar w:top="1123" w:right="1123" w:bottom="1080" w:left="1123"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6T21:59:36Z" w:initials="C">
    <w:p w14:paraId="7A24F0F1" w14:textId="77777777">
      <w:r>
        <w:rPr>
          <w:rStyle w:val="CommentReference"/>
        </w:rPr>
        <w:annotationRef/>
      </w:r>
      <w:r>
        <w:rPr>
          <w:color w:val="000000"/>
          <w:sz w:val="20"/>
          <w:szCs w:val="20"/>
        </w:rPr>
        <w:t xml:space="preserve">[Claude] 초록의 '2년 이상 추시'는 본문 결과(외래 기준 2년 이상 29예)와 충돌합니다. 최종 설문일·영상일이 확인되기 전까지 이 표현을 유지할지, '최종 추시(설문) 시점'으로 바꿀지 결정이 필요합니다.</w:t>
      </w:r>
    </w:p>
  </w:comment>
  <w:comment w:id="1" w:author="Claude" w:date="2026-09-26T21:59:47Z" w:initials="C">
    <w:p w14:paraId="4F7073DE" w14:textId="77777777">
      <w:r>
        <w:rPr>
          <w:rStyle w:val="CommentReference"/>
        </w:rPr>
        <w:annotationRef/>
      </w:r>
      <w:r>
        <w:rPr>
          <w:color w:val="000000"/>
          <w:sz w:val="20"/>
          <w:szCs w:val="20"/>
        </w:rPr>
        <w:t xml:space="preserve">[Claude] P값 표기가 초록(P&lt;.001, P=.005)과 본문·표(P&lt;0.001, P=0.005)에서 다릅니다. 투고 학술지 양식에 맞춰 한 가지로 통일해 주세요.</w:t>
      </w:r>
    </w:p>
  </w:comment>
  <w:comment w:id="2" w:author="Claude" w:date="2026-09-26T21:59:47Z" w:initials="C">
    <w:p w14:paraId="4EEE62F0" w14:textId="77777777">
      <w:r>
        <w:rPr>
          <w:rStyle w:val="CommentReference"/>
        </w:rPr>
        <w:annotationRef/>
      </w:r>
      <w:r>
        <w:rPr>
          <w:color w:val="000000"/>
          <w:sz w:val="20"/>
          <w:szCs w:val="20"/>
        </w:rPr>
        <w:t xml:space="preserve">[Claude] 성별 수정: 원자료 성별 열에 숫자(1/2)와 문자(M/F) 코드가 섞여 있어, v1.1에서는 M 9예가 여성으로 집계되었습니다(신장 평균 M 173.9 cm, 1 175.1 cm, F 161.7 cm, 2 161.9 cm로 코드 의미 확인). 정정: 남성 35예(43.2%); 군별 11/15/9. 성별 군 간 P=0.610(카이제곱). 표 1에 수술 부위(우/좌 44/37, P=0.390)와 군 간 P값 열 추가도 권장합니다.</w:t>
      </w:r>
    </w:p>
  </w:comment>
  <w:comment w:id="3" w:author="Claude" w:date="2026-09-26T21:59:47Z" w:initials="C">
    <w:p w14:paraId="5797C957" w14:textId="77777777">
      <w:r>
        <w:rPr>
          <w:rStyle w:val="CommentReference"/>
        </w:rPr>
        <w:annotationRef/>
      </w:r>
      <w:r>
        <w:rPr>
          <w:color w:val="000000"/>
          <w:sz w:val="20"/>
          <w:szCs w:val="20"/>
        </w:rPr>
        <w:t xml:space="preserve">[Claude] ver2.6 파일은 받지 못해, 제가 가진 ver2.5로 이 원고의 수치를 대조했습니다. VAS/KP/AOFAS/Tegner, KP 변화량 95% CI, Tegner 중앙값, 만점 예 수, 외래 추시 기간, 방사선 수치는 모두 일치했습니다. ver2.6에서 추가된 No.51의 FAOS 하위척도 때문에 FAOS 수치만은 독립적으로 재계산하지 못했습니다.</w:t>
      </w:r>
    </w:p>
  </w:comment>
  <w:comment w:id="4" w:author="Claude" w:date="2026-09-26T21:59:47Z" w:initials="C">
    <w:p w14:paraId="02FAE7D5" w14:textId="77777777">
      <w:r>
        <w:rPr>
          <w:rStyle w:val="CommentReference"/>
        </w:rPr>
        <w:annotationRef/>
      </w:r>
      <w:r>
        <w:rPr>
          <w:color w:val="000000"/>
          <w:sz w:val="20"/>
          <w:szCs w:val="20"/>
        </w:rPr>
        <w:t xml:space="preserve">[Claude] 개인정보: v1.1의 부록과 FAOS 확인 목록 표에 환자 실명이 있었습니다. 모두 명단 번호(No.xx)로 바꾸고 표의 성명 열을 삭제했습니다(변경 추적 없이 삭제해 파일에 남지 않음). 이전 v1.1 파일은 공유하지 않는 것이 안전합니다.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24F0F1" w15:done="0"/>
  <w15:commentEx w15:paraId="4F7073DE" w15:done="0"/>
  <w15:commentEx w15:paraId="4EEE62F0" w15:done="0"/>
  <w15:commentEx w15:paraId="5797C957" w15:done="0"/>
  <w15:commentEx w15:paraId="02FAE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1BD72C8" w16cex:dateUtc="2026-09-26T21:59:36Z"/>
  <w16cex:commentExtensible w16cex:durableId="009ADA23" w16cex:dateUtc="2026-09-26T21:59:47Z"/>
  <w16cex:commentExtensible w16cex:durableId="7704CA30" w16cex:dateUtc="2026-09-26T21:59:47Z"/>
  <w16cex:commentExtensible w16cex:durableId="5DBD1EE6" w16cex:dateUtc="2026-09-26T21:59:47Z"/>
  <w16cex:commentExtensible w16cex:durableId="105B3522" w16cex:dateUtc="2026-09-26T21:59:4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24F0F1" w16cid:durableId="01BD72C8"/>
  <w16cid:commentId w16cid:paraId="4F7073DE" w16cid:durableId="009ADA23"/>
  <w16cid:commentId w16cid:paraId="4EEE62F0" w16cid:durableId="7704CA30"/>
  <w16cid:commentId w16cid:paraId="5797C957" w16cid:durableId="5DBD1EE6"/>
  <w16cid:commentId w16cid:paraId="02FAE7D5" w16cid:durableId="105B352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5DA1" w:rsidRDefault="00DD5DA1">
      <w:pPr>
        <w:spacing w:after="0" w:line="240" w:lineRule="auto"/>
      </w:pPr>
      <w:r>
        <w:separator/>
      </w:r>
    </w:p>
  </w:endnote>
  <w:endnote w:type="continuationSeparator" w:id="0">
    <w:p w:rsidR="00DD5DA1" w:rsidRDefault="00DD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Noto Sans KR Thin">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5B1" w:rsidRDefault="004075B1">
    <w:pPr>
      <w:pStyle w:val="a6"/>
      <w:jc w:val="right"/>
    </w:pPr>
    <w:r>
      <w:fldChar w:fldCharType="begin"/>
    </w:r>
    <w:r>
      <w:instrText>PAGE</w:instrText>
    </w:r>
    <w:r>
      <w:fldChar w:fldCharType="separate"/>
    </w:r>
    <w:r w:rsidR="00BE4BD8">
      <w:rPr>
        <w:noProof/>
      </w:rPr>
      <w:t>21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5DA1" w:rsidRDefault="00DD5DA1">
      <w:pPr>
        <w:spacing w:after="0" w:line="240" w:lineRule="auto"/>
      </w:pPr>
      <w:r>
        <w:separator/>
      </w:r>
    </w:p>
  </w:footnote>
  <w:footnote w:type="continuationSeparator" w:id="0">
    <w:p w:rsidR="00DD5DA1" w:rsidRDefault="00DD5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3AD6FA2"/>
    <w:multiLevelType w:val="hybridMultilevel"/>
    <w:tmpl w:val="BB1C920E"/>
    <w:lvl w:ilvl="0" w:tplc="04090001">
      <w:start w:val="1"/>
      <w:numFmt w:val="bullet"/>
      <w:lvlText w:val=""/>
      <w:lvlJc w:val="left"/>
      <w:pPr>
        <w:ind w:left="900" w:hanging="400"/>
      </w:pPr>
      <w:rPr>
        <w:rFonts w:ascii="Wingdings" w:hAnsi="Wingdings" w:hint="default"/>
      </w:rPr>
    </w:lvl>
    <w:lvl w:ilvl="1" w:tplc="04090003" w:tentative="1">
      <w:start w:val="1"/>
      <w:numFmt w:val="bullet"/>
      <w:lvlText w:val=""/>
      <w:lvlJc w:val="left"/>
      <w:pPr>
        <w:ind w:left="1300" w:hanging="400"/>
      </w:pPr>
      <w:rPr>
        <w:rFonts w:ascii="Wingdings" w:hAnsi="Wingdings" w:hint="default"/>
      </w:rPr>
    </w:lvl>
    <w:lvl w:ilvl="2" w:tplc="04090005" w:tentative="1">
      <w:start w:val="1"/>
      <w:numFmt w:val="bullet"/>
      <w:lvlText w:val=""/>
      <w:lvlJc w:val="left"/>
      <w:pPr>
        <w:ind w:left="1700" w:hanging="400"/>
      </w:pPr>
      <w:rPr>
        <w:rFonts w:ascii="Wingdings" w:hAnsi="Wingdings" w:hint="default"/>
      </w:rPr>
    </w:lvl>
    <w:lvl w:ilvl="3" w:tplc="04090001" w:tentative="1">
      <w:start w:val="1"/>
      <w:numFmt w:val="bullet"/>
      <w:lvlText w:val=""/>
      <w:lvlJc w:val="left"/>
      <w:pPr>
        <w:ind w:left="2100" w:hanging="400"/>
      </w:pPr>
      <w:rPr>
        <w:rFonts w:ascii="Wingdings" w:hAnsi="Wingdings" w:hint="default"/>
      </w:rPr>
    </w:lvl>
    <w:lvl w:ilvl="4" w:tplc="04090003" w:tentative="1">
      <w:start w:val="1"/>
      <w:numFmt w:val="bullet"/>
      <w:lvlText w:val=""/>
      <w:lvlJc w:val="left"/>
      <w:pPr>
        <w:ind w:left="2500" w:hanging="400"/>
      </w:pPr>
      <w:rPr>
        <w:rFonts w:ascii="Wingdings" w:hAnsi="Wingdings" w:hint="default"/>
      </w:rPr>
    </w:lvl>
    <w:lvl w:ilvl="5" w:tplc="04090005" w:tentative="1">
      <w:start w:val="1"/>
      <w:numFmt w:val="bullet"/>
      <w:lvlText w:val=""/>
      <w:lvlJc w:val="left"/>
      <w:pPr>
        <w:ind w:left="2900" w:hanging="400"/>
      </w:pPr>
      <w:rPr>
        <w:rFonts w:ascii="Wingdings" w:hAnsi="Wingdings" w:hint="default"/>
      </w:rPr>
    </w:lvl>
    <w:lvl w:ilvl="6" w:tplc="04090001" w:tentative="1">
      <w:start w:val="1"/>
      <w:numFmt w:val="bullet"/>
      <w:lvlText w:val=""/>
      <w:lvlJc w:val="left"/>
      <w:pPr>
        <w:ind w:left="3300" w:hanging="400"/>
      </w:pPr>
      <w:rPr>
        <w:rFonts w:ascii="Wingdings" w:hAnsi="Wingdings" w:hint="default"/>
      </w:rPr>
    </w:lvl>
    <w:lvl w:ilvl="7" w:tplc="04090003" w:tentative="1">
      <w:start w:val="1"/>
      <w:numFmt w:val="bullet"/>
      <w:lvlText w:val=""/>
      <w:lvlJc w:val="left"/>
      <w:pPr>
        <w:ind w:left="3700" w:hanging="400"/>
      </w:pPr>
      <w:rPr>
        <w:rFonts w:ascii="Wingdings" w:hAnsi="Wingdings" w:hint="default"/>
      </w:rPr>
    </w:lvl>
    <w:lvl w:ilvl="8" w:tplc="04090005" w:tentative="1">
      <w:start w:val="1"/>
      <w:numFmt w:val="bullet"/>
      <w:lvlText w:val=""/>
      <w:lvlJc w:val="left"/>
      <w:pPr>
        <w:ind w:left="4100" w:hanging="40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4EB0"/>
    <w:rsid w:val="00271AFC"/>
    <w:rsid w:val="0029639D"/>
    <w:rsid w:val="00326F90"/>
    <w:rsid w:val="004075B1"/>
    <w:rsid w:val="00770636"/>
    <w:rsid w:val="00957DF1"/>
    <w:rsid w:val="0097284D"/>
    <w:rsid w:val="00AA1D8D"/>
    <w:rsid w:val="00B47730"/>
    <w:rsid w:val="00BE4BD8"/>
    <w:rsid w:val="00CB0664"/>
    <w:rsid w:val="00D13815"/>
    <w:rsid w:val="00DD5DA1"/>
    <w:rsid w:val="00E16B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9520E"/>
  <w14:defaultImageDpi w14:val="300"/>
  <w15:docId w15:val="{D104E4FE-7BB1-4BE3-915E-69FA72B4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30" w:lineRule="exact"/>
    </w:pPr>
    <w:rPr>
      <w:rFonts w:ascii="Noto Sans KR Thin" w:eastAsia="Noto Sans KR Thin" w:hAnsi="Noto Sans KR Thin"/>
      <w:color w:val="000000"/>
      <w:sz w:val="21"/>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rPr>
      <w:rFonts w:asciiTheme="majorHAnsi" w:eastAsiaTheme="majorEastAsia" w:hAnsiTheme="majorHAnsi" w:cstheme="majorBidi"/>
      <w:b/>
      <w:spacing w:val="5"/>
      <w:kern w:val="28"/>
      <w:sz w:val="3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comments" Target="comments.xml"/><Relationship Id="rId13" Type="http://schemas.microsoft.com/office/2011/relationships/commentsExtended" Target="commentsExtended.xml"/><Relationship Id="rId14" Type="http://schemas.microsoft.com/office/2016/09/relationships/commentsIds" Target="commentsIds.xml"/><Relationship Id="rId1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4C91F-2555-4F48-B330-1BBB47EEE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27</Pages>
  <Words>6046</Words>
  <Characters>34467</Characters>
  <Application>Microsoft Office Word</Application>
  <DocSecurity>0</DocSecurity>
  <Lines>287</Lines>
  <Paragraphs>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관절경적 전거비인대 봉합술 후 비골 봉합나사 위치와 결과의 연관성</vt:lpstr>
      <vt:lpstr/>
    </vt:vector>
  </TitlesOfParts>
  <Manager/>
  <Company/>
  <LinksUpToDate>false</LinksUpToDate>
  <CharactersWithSpaces>40433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관절경적 전거비인대 봉합술 후 비골 봉합나사 위치와 결과의 연관성</dc:title>
  <dc:subject>초록 원문 보존 및 본문 용어와 연구 대상 서술 교정</dc:subject>
  <dc:creator>JH Lee</dc:creator>
  <cp:keywords/>
  <dc:description>generated by python-docx</dc:description>
  <cp:lastModifiedBy>JH Lee</cp:lastModifiedBy>
  <cp:revision>5</cp:revision>
  <dcterms:created xsi:type="dcterms:W3CDTF">2026-09-26T21:02:00Z</dcterms:created>
  <dcterms:modified xsi:type="dcterms:W3CDTF">2026-09-26T21:53:00Z</dcterms:modified>
  <cp:category/>
</cp:coreProperties>
</file>